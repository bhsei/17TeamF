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226E5" w14:textId="77777777" w:rsidR="00241A1B" w:rsidRPr="00801DF8" w:rsidRDefault="00241A1B" w:rsidP="00241A1B">
      <w:pPr>
        <w:pStyle w:val="1"/>
        <w:rPr>
          <w:rFonts w:ascii="Times New Roman" w:hAnsi="Times New Roman" w:cs="Times New Roman"/>
        </w:rPr>
      </w:pPr>
      <w:bookmarkStart w:id="0" w:name="OLE_LINK5"/>
      <w:bookmarkStart w:id="1" w:name="OLE_LINK6"/>
    </w:p>
    <w:p w14:paraId="09BACB54" w14:textId="77777777" w:rsidR="00241A1B" w:rsidRPr="00801DF8" w:rsidRDefault="00241A1B" w:rsidP="00241A1B">
      <w:pPr>
        <w:jc w:val="center"/>
        <w:rPr>
          <w:rFonts w:ascii="Times New Roman" w:hAnsi="Times New Roman" w:cs="Times New Roman"/>
          <w:b/>
          <w:color w:val="444444"/>
          <w:sz w:val="44"/>
          <w:szCs w:val="44"/>
          <w:shd w:val="clear" w:color="auto" w:fill="FFFFFF"/>
        </w:rPr>
      </w:pPr>
    </w:p>
    <w:p w14:paraId="5E170877" w14:textId="77777777" w:rsidR="00241A1B" w:rsidRPr="00801DF8" w:rsidRDefault="00241A1B" w:rsidP="00241A1B">
      <w:pPr>
        <w:jc w:val="center"/>
        <w:rPr>
          <w:rFonts w:ascii="Times New Roman" w:hAnsi="Times New Roman" w:cs="Times New Roman"/>
          <w:b/>
          <w:color w:val="444444"/>
          <w:sz w:val="44"/>
          <w:szCs w:val="44"/>
          <w:shd w:val="clear" w:color="auto" w:fill="FFFFFF"/>
        </w:rPr>
      </w:pPr>
    </w:p>
    <w:p w14:paraId="34ACAADA" w14:textId="77777777" w:rsidR="00241A1B" w:rsidRPr="00801DF8" w:rsidRDefault="00241A1B" w:rsidP="00241A1B">
      <w:pPr>
        <w:jc w:val="center"/>
        <w:rPr>
          <w:rFonts w:ascii="Times New Roman" w:hAnsi="Times New Roman" w:cs="Times New Roman"/>
          <w:b/>
          <w:color w:val="444444"/>
          <w:sz w:val="44"/>
          <w:szCs w:val="44"/>
          <w:shd w:val="clear" w:color="auto" w:fill="FFFFFF"/>
        </w:rPr>
      </w:pPr>
    </w:p>
    <w:p w14:paraId="5F233D11" w14:textId="77777777"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14:paraId="65EAA724" w14:textId="77777777"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14:paraId="761AF47B" w14:textId="77777777"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1.2.0</w:t>
      </w:r>
    </w:p>
    <w:p w14:paraId="0321FBD0" w14:textId="77777777" w:rsidR="00241A1B" w:rsidRPr="00801DF8" w:rsidRDefault="00241A1B" w:rsidP="00241A1B">
      <w:pPr>
        <w:jc w:val="center"/>
        <w:rPr>
          <w:rFonts w:ascii="Times New Roman" w:hAnsi="Times New Roman" w:cs="Times New Roman"/>
          <w:color w:val="444444"/>
          <w:szCs w:val="21"/>
          <w:shd w:val="clear" w:color="auto" w:fill="FFFFFF"/>
        </w:rPr>
      </w:pPr>
    </w:p>
    <w:p w14:paraId="49C6080B" w14:textId="77777777" w:rsidR="00241A1B" w:rsidRPr="00801DF8" w:rsidRDefault="00241A1B" w:rsidP="00241A1B">
      <w:pPr>
        <w:jc w:val="center"/>
        <w:rPr>
          <w:rFonts w:ascii="Times New Roman" w:hAnsi="Times New Roman" w:cs="Times New Roman"/>
          <w:color w:val="444444"/>
          <w:szCs w:val="21"/>
          <w:shd w:val="clear" w:color="auto" w:fill="FFFFFF"/>
        </w:rPr>
      </w:pPr>
    </w:p>
    <w:p w14:paraId="4D2F71A7" w14:textId="77777777" w:rsidR="00241A1B" w:rsidRPr="00801DF8" w:rsidRDefault="00241A1B" w:rsidP="00241A1B">
      <w:pPr>
        <w:jc w:val="center"/>
        <w:rPr>
          <w:rFonts w:ascii="Times New Roman" w:hAnsi="Times New Roman" w:cs="Times New Roman"/>
          <w:color w:val="444444"/>
          <w:szCs w:val="21"/>
          <w:shd w:val="clear" w:color="auto" w:fill="FFFFFF"/>
        </w:rPr>
      </w:pPr>
    </w:p>
    <w:p w14:paraId="3027F47A" w14:textId="77777777" w:rsidR="00241A1B" w:rsidRPr="00801DF8" w:rsidRDefault="00241A1B" w:rsidP="00241A1B">
      <w:pPr>
        <w:jc w:val="center"/>
        <w:rPr>
          <w:rFonts w:ascii="Times New Roman" w:hAnsi="Times New Roman" w:cs="Times New Roman"/>
          <w:color w:val="444444"/>
          <w:szCs w:val="21"/>
          <w:shd w:val="clear" w:color="auto" w:fill="FFFFFF"/>
        </w:rPr>
      </w:pPr>
    </w:p>
    <w:p w14:paraId="07DAB9E0" w14:textId="77777777" w:rsidR="00241A1B" w:rsidRPr="00801DF8" w:rsidRDefault="00241A1B" w:rsidP="00241A1B">
      <w:pPr>
        <w:jc w:val="center"/>
        <w:rPr>
          <w:rFonts w:ascii="Times New Roman" w:hAnsi="Times New Roman" w:cs="Times New Roman"/>
          <w:color w:val="444444"/>
          <w:szCs w:val="21"/>
          <w:shd w:val="clear" w:color="auto" w:fill="FFFFFF"/>
        </w:rPr>
      </w:pPr>
    </w:p>
    <w:p w14:paraId="6D1979C6" w14:textId="77777777" w:rsidR="00241A1B" w:rsidRPr="00801DF8" w:rsidRDefault="00241A1B" w:rsidP="00241A1B">
      <w:pPr>
        <w:jc w:val="center"/>
        <w:rPr>
          <w:rFonts w:ascii="Times New Roman" w:hAnsi="Times New Roman" w:cs="Times New Roman"/>
          <w:sz w:val="28"/>
          <w:szCs w:val="28"/>
        </w:rPr>
      </w:pPr>
    </w:p>
    <w:p w14:paraId="05619200" w14:textId="77777777"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14:paraId="0B2AC13A" w14:textId="77777777"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14:paraId="02437C88" w14:textId="77777777"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14:paraId="720D1231" w14:textId="77777777"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14:paraId="7A7FE91F" w14:textId="77777777"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14:paraId="181F3CD4" w14:textId="77777777"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14:paraId="016D6085" w14:textId="77777777"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14:paraId="5D87C157" w14:textId="77777777" w:rsidTr="00F609E8">
        <w:tc>
          <w:tcPr>
            <w:tcW w:w="846" w:type="dxa"/>
          </w:tcPr>
          <w:p w14:paraId="5C1C7713"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14:paraId="4B110CEA"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14:paraId="6829395C"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14:paraId="108A5BC9"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14:paraId="26EFEDEF"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14:paraId="432468F3" w14:textId="77777777" w:rsidTr="00F609E8">
        <w:tc>
          <w:tcPr>
            <w:tcW w:w="846" w:type="dxa"/>
          </w:tcPr>
          <w:p w14:paraId="3C110670"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14:paraId="7430DCBD" w14:textId="77777777"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14:paraId="119127A3" w14:textId="77777777"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14:paraId="08AA5E20" w14:textId="77777777"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14:paraId="0AE9B729" w14:textId="77777777"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14:paraId="39CF8902" w14:textId="77777777" w:rsidTr="00F609E8">
        <w:tc>
          <w:tcPr>
            <w:tcW w:w="846" w:type="dxa"/>
          </w:tcPr>
          <w:p w14:paraId="66DB0FF0" w14:textId="77777777"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14:paraId="7CFF45F9" w14:textId="77777777"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14:paraId="682C4EDA" w14:textId="77777777"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14:paraId="06D9E288" w14:textId="77777777"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2489" w:type="dxa"/>
          </w:tcPr>
          <w:p w14:paraId="6FD42D02" w14:textId="77777777"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14:paraId="17AE23C7" w14:textId="77777777" w:rsidTr="00F609E8">
        <w:tc>
          <w:tcPr>
            <w:tcW w:w="846" w:type="dxa"/>
          </w:tcPr>
          <w:p w14:paraId="69C7DF20" w14:textId="77777777"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14:paraId="33C7C0D1" w14:textId="77777777"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14:paraId="113CE4E0" w14:textId="77777777"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14:paraId="68251BC5" w14:textId="77777777"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14:paraId="72A74FD2" w14:textId="77777777"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14:paraId="7A4857A3" w14:textId="77777777" w:rsidTr="00F609E8">
        <w:tc>
          <w:tcPr>
            <w:tcW w:w="846" w:type="dxa"/>
          </w:tcPr>
          <w:p w14:paraId="0E9F3FC5" w14:textId="77777777"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14:paraId="0E5E1E12" w14:textId="77777777"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14:paraId="4BB4402D" w14:textId="77777777"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14:paraId="5D0EDB8F" w14:textId="77777777"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14:paraId="1E09D54B" w14:textId="77777777"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p>
        </w:tc>
      </w:tr>
    </w:tbl>
    <w:p w14:paraId="44570DAA" w14:textId="77777777" w:rsidR="00241A1B" w:rsidRPr="00801DF8" w:rsidRDefault="00241A1B" w:rsidP="00241A1B">
      <w:pPr>
        <w:rPr>
          <w:rFonts w:ascii="Times New Roman" w:hAnsi="Times New Roman" w:cs="Times New Roman"/>
        </w:rPr>
      </w:pPr>
    </w:p>
    <w:p w14:paraId="5AB3F990" w14:textId="77777777"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14:paraId="4579FC1A" w14:textId="77777777" w:rsidR="002126C3"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14:paraId="73C955C5" w14:textId="77777777" w:rsidR="002126C3" w:rsidRDefault="005D2F8A">
          <w:pPr>
            <w:pStyle w:val="10"/>
            <w:tabs>
              <w:tab w:val="right" w:leader="dot" w:pos="8296"/>
            </w:tabs>
            <w:rPr>
              <w:noProof/>
              <w:sz w:val="21"/>
            </w:rPr>
          </w:pPr>
          <w:hyperlink w:anchor="_Toc479327611" w:history="1">
            <w:r w:rsidR="002126C3" w:rsidRPr="003E2CBA">
              <w:rPr>
                <w:rStyle w:val="a8"/>
                <w:rFonts w:ascii="Times New Roman" w:hAnsi="Times New Roman" w:cs="Times New Roman" w:hint="eastAsia"/>
                <w:noProof/>
              </w:rPr>
              <w:t>图片目录</w:t>
            </w:r>
            <w:r w:rsidR="002126C3">
              <w:rPr>
                <w:noProof/>
                <w:webHidden/>
              </w:rPr>
              <w:tab/>
            </w:r>
            <w:r w:rsidR="002126C3">
              <w:rPr>
                <w:noProof/>
                <w:webHidden/>
              </w:rPr>
              <w:fldChar w:fldCharType="begin"/>
            </w:r>
            <w:r w:rsidR="002126C3">
              <w:rPr>
                <w:noProof/>
                <w:webHidden/>
              </w:rPr>
              <w:instrText xml:space="preserve"> PAGEREF _Toc479327611 \h </w:instrText>
            </w:r>
            <w:r w:rsidR="002126C3">
              <w:rPr>
                <w:noProof/>
                <w:webHidden/>
              </w:rPr>
            </w:r>
            <w:r w:rsidR="002126C3">
              <w:rPr>
                <w:noProof/>
                <w:webHidden/>
              </w:rPr>
              <w:fldChar w:fldCharType="separate"/>
            </w:r>
            <w:r w:rsidR="002126C3">
              <w:rPr>
                <w:noProof/>
                <w:webHidden/>
              </w:rPr>
              <w:t>iii</w:t>
            </w:r>
            <w:r w:rsidR="002126C3">
              <w:rPr>
                <w:noProof/>
                <w:webHidden/>
              </w:rPr>
              <w:fldChar w:fldCharType="end"/>
            </w:r>
          </w:hyperlink>
        </w:p>
        <w:p w14:paraId="0DEC6F17" w14:textId="77777777" w:rsidR="002126C3" w:rsidRDefault="005D2F8A">
          <w:pPr>
            <w:pStyle w:val="10"/>
            <w:tabs>
              <w:tab w:val="right" w:leader="dot" w:pos="8296"/>
            </w:tabs>
            <w:rPr>
              <w:noProof/>
              <w:sz w:val="21"/>
            </w:rPr>
          </w:pPr>
          <w:hyperlink w:anchor="_Toc479327612" w:history="1">
            <w:r w:rsidR="002126C3" w:rsidRPr="003E2CBA">
              <w:rPr>
                <w:rStyle w:val="a8"/>
                <w:rFonts w:ascii="Times New Roman" w:hAnsi="Times New Roman" w:cs="Times New Roman" w:hint="eastAsia"/>
                <w:noProof/>
              </w:rPr>
              <w:t>表格目录</w:t>
            </w:r>
            <w:r w:rsidR="002126C3">
              <w:rPr>
                <w:noProof/>
                <w:webHidden/>
              </w:rPr>
              <w:tab/>
            </w:r>
            <w:r w:rsidR="002126C3">
              <w:rPr>
                <w:noProof/>
                <w:webHidden/>
              </w:rPr>
              <w:fldChar w:fldCharType="begin"/>
            </w:r>
            <w:r w:rsidR="002126C3">
              <w:rPr>
                <w:noProof/>
                <w:webHidden/>
              </w:rPr>
              <w:instrText xml:space="preserve"> PAGEREF _Toc479327612 \h </w:instrText>
            </w:r>
            <w:r w:rsidR="002126C3">
              <w:rPr>
                <w:noProof/>
                <w:webHidden/>
              </w:rPr>
            </w:r>
            <w:r w:rsidR="002126C3">
              <w:rPr>
                <w:noProof/>
                <w:webHidden/>
              </w:rPr>
              <w:fldChar w:fldCharType="separate"/>
            </w:r>
            <w:r w:rsidR="002126C3">
              <w:rPr>
                <w:noProof/>
                <w:webHidden/>
              </w:rPr>
              <w:t>iv</w:t>
            </w:r>
            <w:r w:rsidR="002126C3">
              <w:rPr>
                <w:noProof/>
                <w:webHidden/>
              </w:rPr>
              <w:fldChar w:fldCharType="end"/>
            </w:r>
          </w:hyperlink>
        </w:p>
        <w:p w14:paraId="426E7708" w14:textId="77777777" w:rsidR="002126C3" w:rsidRDefault="005D2F8A">
          <w:pPr>
            <w:pStyle w:val="10"/>
            <w:tabs>
              <w:tab w:val="left" w:pos="420"/>
              <w:tab w:val="right" w:leader="dot" w:pos="8296"/>
            </w:tabs>
            <w:rPr>
              <w:noProof/>
              <w:sz w:val="21"/>
            </w:rPr>
          </w:pPr>
          <w:hyperlink w:anchor="_Toc479327613" w:history="1">
            <w:r w:rsidR="002126C3" w:rsidRPr="003E2CBA">
              <w:rPr>
                <w:rStyle w:val="a8"/>
                <w:noProof/>
              </w:rPr>
              <w:t>1.</w:t>
            </w:r>
            <w:r w:rsidR="002126C3">
              <w:rPr>
                <w:noProof/>
                <w:sz w:val="21"/>
              </w:rPr>
              <w:tab/>
            </w:r>
            <w:r w:rsidR="002126C3" w:rsidRPr="003E2CBA">
              <w:rPr>
                <w:rStyle w:val="a8"/>
                <w:rFonts w:ascii="Times New Roman" w:hAnsi="Times New Roman" w:cs="Times New Roman" w:hint="eastAsia"/>
                <w:noProof/>
              </w:rPr>
              <w:t>前言</w:t>
            </w:r>
            <w:r w:rsidR="002126C3">
              <w:rPr>
                <w:noProof/>
                <w:webHidden/>
              </w:rPr>
              <w:tab/>
            </w:r>
            <w:r w:rsidR="002126C3">
              <w:rPr>
                <w:noProof/>
                <w:webHidden/>
              </w:rPr>
              <w:fldChar w:fldCharType="begin"/>
            </w:r>
            <w:r w:rsidR="002126C3">
              <w:rPr>
                <w:noProof/>
                <w:webHidden/>
              </w:rPr>
              <w:instrText xml:space="preserve"> PAGEREF _Toc479327613 \h </w:instrText>
            </w:r>
            <w:r w:rsidR="002126C3">
              <w:rPr>
                <w:noProof/>
                <w:webHidden/>
              </w:rPr>
            </w:r>
            <w:r w:rsidR="002126C3">
              <w:rPr>
                <w:noProof/>
                <w:webHidden/>
              </w:rPr>
              <w:fldChar w:fldCharType="separate"/>
            </w:r>
            <w:r w:rsidR="002126C3">
              <w:rPr>
                <w:noProof/>
                <w:webHidden/>
              </w:rPr>
              <w:t>1</w:t>
            </w:r>
            <w:r w:rsidR="002126C3">
              <w:rPr>
                <w:noProof/>
                <w:webHidden/>
              </w:rPr>
              <w:fldChar w:fldCharType="end"/>
            </w:r>
          </w:hyperlink>
        </w:p>
        <w:p w14:paraId="22D95828" w14:textId="77777777" w:rsidR="002126C3" w:rsidRDefault="005D2F8A">
          <w:pPr>
            <w:pStyle w:val="20"/>
            <w:tabs>
              <w:tab w:val="left" w:pos="1050"/>
              <w:tab w:val="right" w:leader="dot" w:pos="8296"/>
            </w:tabs>
            <w:rPr>
              <w:noProof/>
              <w:sz w:val="21"/>
            </w:rPr>
          </w:pPr>
          <w:hyperlink w:anchor="_Toc479327614" w:history="1">
            <w:r w:rsidR="002126C3" w:rsidRPr="003E2CBA">
              <w:rPr>
                <w:rStyle w:val="a8"/>
                <w:rFonts w:ascii="Times New Roman" w:hAnsi="Times New Roman" w:cs="Times New Roman"/>
                <w:noProof/>
              </w:rPr>
              <w:t>1.1</w:t>
            </w:r>
            <w:r w:rsidR="002126C3">
              <w:rPr>
                <w:noProof/>
                <w:sz w:val="21"/>
              </w:rPr>
              <w:tab/>
            </w:r>
            <w:r w:rsidR="002126C3" w:rsidRPr="003E2CBA">
              <w:rPr>
                <w:rStyle w:val="a8"/>
                <w:rFonts w:ascii="Times New Roman" w:hAnsi="Times New Roman" w:cs="Times New Roman" w:hint="eastAsia"/>
                <w:noProof/>
              </w:rPr>
              <w:t>目的</w:t>
            </w:r>
            <w:r w:rsidR="002126C3">
              <w:rPr>
                <w:noProof/>
                <w:webHidden/>
              </w:rPr>
              <w:tab/>
            </w:r>
            <w:r w:rsidR="002126C3">
              <w:rPr>
                <w:noProof/>
                <w:webHidden/>
              </w:rPr>
              <w:fldChar w:fldCharType="begin"/>
            </w:r>
            <w:r w:rsidR="002126C3">
              <w:rPr>
                <w:noProof/>
                <w:webHidden/>
              </w:rPr>
              <w:instrText xml:space="preserve"> PAGEREF _Toc479327614 \h </w:instrText>
            </w:r>
            <w:r w:rsidR="002126C3">
              <w:rPr>
                <w:noProof/>
                <w:webHidden/>
              </w:rPr>
            </w:r>
            <w:r w:rsidR="002126C3">
              <w:rPr>
                <w:noProof/>
                <w:webHidden/>
              </w:rPr>
              <w:fldChar w:fldCharType="separate"/>
            </w:r>
            <w:r w:rsidR="002126C3">
              <w:rPr>
                <w:noProof/>
                <w:webHidden/>
              </w:rPr>
              <w:t>1</w:t>
            </w:r>
            <w:r w:rsidR="002126C3">
              <w:rPr>
                <w:noProof/>
                <w:webHidden/>
              </w:rPr>
              <w:fldChar w:fldCharType="end"/>
            </w:r>
          </w:hyperlink>
        </w:p>
        <w:p w14:paraId="0717BFBD" w14:textId="77777777" w:rsidR="002126C3" w:rsidRDefault="005D2F8A">
          <w:pPr>
            <w:pStyle w:val="20"/>
            <w:tabs>
              <w:tab w:val="left" w:pos="1050"/>
              <w:tab w:val="right" w:leader="dot" w:pos="8296"/>
            </w:tabs>
            <w:rPr>
              <w:noProof/>
              <w:sz w:val="21"/>
            </w:rPr>
          </w:pPr>
          <w:hyperlink w:anchor="_Toc479327615" w:history="1">
            <w:r w:rsidR="002126C3" w:rsidRPr="003E2CBA">
              <w:rPr>
                <w:rStyle w:val="a8"/>
                <w:rFonts w:ascii="Times New Roman" w:hAnsi="Times New Roman" w:cs="Times New Roman"/>
                <w:noProof/>
              </w:rPr>
              <w:t>1.2</w:t>
            </w:r>
            <w:r w:rsidR="002126C3">
              <w:rPr>
                <w:noProof/>
                <w:sz w:val="21"/>
              </w:rPr>
              <w:tab/>
            </w:r>
            <w:r w:rsidR="002126C3" w:rsidRPr="003E2CBA">
              <w:rPr>
                <w:rStyle w:val="a8"/>
                <w:rFonts w:ascii="Times New Roman" w:hAnsi="Times New Roman" w:cs="Times New Roman" w:hint="eastAsia"/>
                <w:noProof/>
              </w:rPr>
              <w:t>系统概述</w:t>
            </w:r>
            <w:r w:rsidR="002126C3">
              <w:rPr>
                <w:noProof/>
                <w:webHidden/>
              </w:rPr>
              <w:tab/>
            </w:r>
            <w:r w:rsidR="002126C3">
              <w:rPr>
                <w:noProof/>
                <w:webHidden/>
              </w:rPr>
              <w:fldChar w:fldCharType="begin"/>
            </w:r>
            <w:r w:rsidR="002126C3">
              <w:rPr>
                <w:noProof/>
                <w:webHidden/>
              </w:rPr>
              <w:instrText xml:space="preserve"> PAGEREF _Toc479327615 \h </w:instrText>
            </w:r>
            <w:r w:rsidR="002126C3">
              <w:rPr>
                <w:noProof/>
                <w:webHidden/>
              </w:rPr>
            </w:r>
            <w:r w:rsidR="002126C3">
              <w:rPr>
                <w:noProof/>
                <w:webHidden/>
              </w:rPr>
              <w:fldChar w:fldCharType="separate"/>
            </w:r>
            <w:r w:rsidR="002126C3">
              <w:rPr>
                <w:noProof/>
                <w:webHidden/>
              </w:rPr>
              <w:t>1</w:t>
            </w:r>
            <w:r w:rsidR="002126C3">
              <w:rPr>
                <w:noProof/>
                <w:webHidden/>
              </w:rPr>
              <w:fldChar w:fldCharType="end"/>
            </w:r>
          </w:hyperlink>
        </w:p>
        <w:p w14:paraId="35237AE5" w14:textId="77777777" w:rsidR="002126C3" w:rsidRDefault="005D2F8A">
          <w:pPr>
            <w:pStyle w:val="20"/>
            <w:tabs>
              <w:tab w:val="left" w:pos="1050"/>
              <w:tab w:val="right" w:leader="dot" w:pos="8296"/>
            </w:tabs>
            <w:rPr>
              <w:noProof/>
              <w:sz w:val="21"/>
            </w:rPr>
          </w:pPr>
          <w:hyperlink w:anchor="_Toc479327616" w:history="1">
            <w:r w:rsidR="002126C3" w:rsidRPr="003E2CBA">
              <w:rPr>
                <w:rStyle w:val="a8"/>
                <w:rFonts w:ascii="Times New Roman" w:hAnsi="Times New Roman" w:cs="Times New Roman"/>
                <w:noProof/>
              </w:rPr>
              <w:t>1.3</w:t>
            </w:r>
            <w:r w:rsidR="002126C3">
              <w:rPr>
                <w:noProof/>
                <w:sz w:val="21"/>
              </w:rPr>
              <w:tab/>
            </w:r>
            <w:r w:rsidR="002126C3" w:rsidRPr="003E2CBA">
              <w:rPr>
                <w:rStyle w:val="a8"/>
                <w:rFonts w:ascii="Times New Roman" w:hAnsi="Times New Roman" w:cs="Times New Roman" w:hint="eastAsia"/>
                <w:noProof/>
              </w:rPr>
              <w:t>文档概述</w:t>
            </w:r>
            <w:r w:rsidR="002126C3">
              <w:rPr>
                <w:noProof/>
                <w:webHidden/>
              </w:rPr>
              <w:tab/>
            </w:r>
            <w:r w:rsidR="002126C3">
              <w:rPr>
                <w:noProof/>
                <w:webHidden/>
              </w:rPr>
              <w:fldChar w:fldCharType="begin"/>
            </w:r>
            <w:r w:rsidR="002126C3">
              <w:rPr>
                <w:noProof/>
                <w:webHidden/>
              </w:rPr>
              <w:instrText xml:space="preserve"> PAGEREF _Toc479327616 \h </w:instrText>
            </w:r>
            <w:r w:rsidR="002126C3">
              <w:rPr>
                <w:noProof/>
                <w:webHidden/>
              </w:rPr>
            </w:r>
            <w:r w:rsidR="002126C3">
              <w:rPr>
                <w:noProof/>
                <w:webHidden/>
              </w:rPr>
              <w:fldChar w:fldCharType="separate"/>
            </w:r>
            <w:r w:rsidR="002126C3">
              <w:rPr>
                <w:noProof/>
                <w:webHidden/>
              </w:rPr>
              <w:t>1</w:t>
            </w:r>
            <w:r w:rsidR="002126C3">
              <w:rPr>
                <w:noProof/>
                <w:webHidden/>
              </w:rPr>
              <w:fldChar w:fldCharType="end"/>
            </w:r>
          </w:hyperlink>
        </w:p>
        <w:p w14:paraId="2D2E76BD" w14:textId="77777777" w:rsidR="002126C3" w:rsidRDefault="005D2F8A">
          <w:pPr>
            <w:pStyle w:val="20"/>
            <w:tabs>
              <w:tab w:val="left" w:pos="1050"/>
              <w:tab w:val="right" w:leader="dot" w:pos="8296"/>
            </w:tabs>
            <w:rPr>
              <w:noProof/>
              <w:sz w:val="21"/>
            </w:rPr>
          </w:pPr>
          <w:hyperlink w:anchor="_Toc479327617" w:history="1">
            <w:r w:rsidR="002126C3" w:rsidRPr="003E2CBA">
              <w:rPr>
                <w:rStyle w:val="a8"/>
                <w:rFonts w:ascii="Times New Roman" w:hAnsi="Times New Roman" w:cs="Times New Roman"/>
                <w:noProof/>
              </w:rPr>
              <w:t>1.4</w:t>
            </w:r>
            <w:r w:rsidR="002126C3">
              <w:rPr>
                <w:noProof/>
                <w:sz w:val="21"/>
              </w:rPr>
              <w:tab/>
            </w:r>
            <w:r w:rsidR="002126C3" w:rsidRPr="003E2CBA">
              <w:rPr>
                <w:rStyle w:val="a8"/>
                <w:rFonts w:ascii="Times New Roman" w:hAnsi="Times New Roman" w:cs="Times New Roman" w:hint="eastAsia"/>
                <w:noProof/>
              </w:rPr>
              <w:t>术语和缩略语</w:t>
            </w:r>
            <w:r w:rsidR="002126C3">
              <w:rPr>
                <w:noProof/>
                <w:webHidden/>
              </w:rPr>
              <w:tab/>
            </w:r>
            <w:r w:rsidR="002126C3">
              <w:rPr>
                <w:noProof/>
                <w:webHidden/>
              </w:rPr>
              <w:fldChar w:fldCharType="begin"/>
            </w:r>
            <w:r w:rsidR="002126C3">
              <w:rPr>
                <w:noProof/>
                <w:webHidden/>
              </w:rPr>
              <w:instrText xml:space="preserve"> PAGEREF _Toc479327617 \h </w:instrText>
            </w:r>
            <w:r w:rsidR="002126C3">
              <w:rPr>
                <w:noProof/>
                <w:webHidden/>
              </w:rPr>
            </w:r>
            <w:r w:rsidR="002126C3">
              <w:rPr>
                <w:noProof/>
                <w:webHidden/>
              </w:rPr>
              <w:fldChar w:fldCharType="separate"/>
            </w:r>
            <w:r w:rsidR="002126C3">
              <w:rPr>
                <w:noProof/>
                <w:webHidden/>
              </w:rPr>
              <w:t>2</w:t>
            </w:r>
            <w:r w:rsidR="002126C3">
              <w:rPr>
                <w:noProof/>
                <w:webHidden/>
              </w:rPr>
              <w:fldChar w:fldCharType="end"/>
            </w:r>
          </w:hyperlink>
        </w:p>
        <w:p w14:paraId="6A8DF870" w14:textId="77777777" w:rsidR="002126C3" w:rsidRDefault="005D2F8A">
          <w:pPr>
            <w:pStyle w:val="10"/>
            <w:tabs>
              <w:tab w:val="left" w:pos="420"/>
              <w:tab w:val="right" w:leader="dot" w:pos="8296"/>
            </w:tabs>
            <w:rPr>
              <w:noProof/>
              <w:sz w:val="21"/>
            </w:rPr>
          </w:pPr>
          <w:hyperlink w:anchor="_Toc479327618" w:history="1">
            <w:r w:rsidR="002126C3" w:rsidRPr="003E2CBA">
              <w:rPr>
                <w:rStyle w:val="a8"/>
                <w:noProof/>
              </w:rPr>
              <w:t>2.</w:t>
            </w:r>
            <w:r w:rsidR="002126C3">
              <w:rPr>
                <w:noProof/>
                <w:sz w:val="21"/>
              </w:rPr>
              <w:tab/>
            </w:r>
            <w:r w:rsidR="002126C3" w:rsidRPr="003E2CBA">
              <w:rPr>
                <w:rStyle w:val="a8"/>
                <w:rFonts w:ascii="Times New Roman" w:hAnsi="Times New Roman" w:cs="Times New Roman" w:hint="eastAsia"/>
                <w:noProof/>
              </w:rPr>
              <w:t>引用文档</w:t>
            </w:r>
            <w:r w:rsidR="002126C3">
              <w:rPr>
                <w:noProof/>
                <w:webHidden/>
              </w:rPr>
              <w:tab/>
            </w:r>
            <w:r w:rsidR="002126C3">
              <w:rPr>
                <w:noProof/>
                <w:webHidden/>
              </w:rPr>
              <w:fldChar w:fldCharType="begin"/>
            </w:r>
            <w:r w:rsidR="002126C3">
              <w:rPr>
                <w:noProof/>
                <w:webHidden/>
              </w:rPr>
              <w:instrText xml:space="preserve"> PAGEREF _Toc479327618 \h </w:instrText>
            </w:r>
            <w:r w:rsidR="002126C3">
              <w:rPr>
                <w:noProof/>
                <w:webHidden/>
              </w:rPr>
            </w:r>
            <w:r w:rsidR="002126C3">
              <w:rPr>
                <w:noProof/>
                <w:webHidden/>
              </w:rPr>
              <w:fldChar w:fldCharType="separate"/>
            </w:r>
            <w:r w:rsidR="002126C3">
              <w:rPr>
                <w:noProof/>
                <w:webHidden/>
              </w:rPr>
              <w:t>2</w:t>
            </w:r>
            <w:r w:rsidR="002126C3">
              <w:rPr>
                <w:noProof/>
                <w:webHidden/>
              </w:rPr>
              <w:fldChar w:fldCharType="end"/>
            </w:r>
          </w:hyperlink>
        </w:p>
        <w:p w14:paraId="6380E156" w14:textId="77777777" w:rsidR="002126C3" w:rsidRDefault="005D2F8A">
          <w:pPr>
            <w:pStyle w:val="10"/>
            <w:tabs>
              <w:tab w:val="left" w:pos="420"/>
              <w:tab w:val="right" w:leader="dot" w:pos="8296"/>
            </w:tabs>
            <w:rPr>
              <w:noProof/>
              <w:sz w:val="21"/>
            </w:rPr>
          </w:pPr>
          <w:hyperlink w:anchor="_Toc479327619" w:history="1">
            <w:r w:rsidR="002126C3" w:rsidRPr="003E2CBA">
              <w:rPr>
                <w:rStyle w:val="a8"/>
                <w:noProof/>
              </w:rPr>
              <w:t>3.</w:t>
            </w:r>
            <w:r w:rsidR="002126C3">
              <w:rPr>
                <w:noProof/>
                <w:sz w:val="21"/>
              </w:rPr>
              <w:tab/>
            </w:r>
            <w:r w:rsidR="002126C3" w:rsidRPr="003E2CBA">
              <w:rPr>
                <w:rStyle w:val="a8"/>
                <w:rFonts w:ascii="Times New Roman" w:hAnsi="Times New Roman" w:cs="Times New Roman" w:hint="eastAsia"/>
                <w:noProof/>
              </w:rPr>
              <w:t>业务需求模型</w:t>
            </w:r>
            <w:r w:rsidR="002126C3">
              <w:rPr>
                <w:noProof/>
                <w:webHidden/>
              </w:rPr>
              <w:tab/>
            </w:r>
            <w:r w:rsidR="002126C3">
              <w:rPr>
                <w:noProof/>
                <w:webHidden/>
              </w:rPr>
              <w:fldChar w:fldCharType="begin"/>
            </w:r>
            <w:r w:rsidR="002126C3">
              <w:rPr>
                <w:noProof/>
                <w:webHidden/>
              </w:rPr>
              <w:instrText xml:space="preserve"> PAGEREF _Toc479327619 \h </w:instrText>
            </w:r>
            <w:r w:rsidR="002126C3">
              <w:rPr>
                <w:noProof/>
                <w:webHidden/>
              </w:rPr>
            </w:r>
            <w:r w:rsidR="002126C3">
              <w:rPr>
                <w:noProof/>
                <w:webHidden/>
              </w:rPr>
              <w:fldChar w:fldCharType="separate"/>
            </w:r>
            <w:r w:rsidR="002126C3">
              <w:rPr>
                <w:noProof/>
                <w:webHidden/>
              </w:rPr>
              <w:t>3</w:t>
            </w:r>
            <w:r w:rsidR="002126C3">
              <w:rPr>
                <w:noProof/>
                <w:webHidden/>
              </w:rPr>
              <w:fldChar w:fldCharType="end"/>
            </w:r>
          </w:hyperlink>
        </w:p>
        <w:p w14:paraId="62519BB9" w14:textId="77777777" w:rsidR="002126C3" w:rsidRDefault="005D2F8A">
          <w:pPr>
            <w:pStyle w:val="20"/>
            <w:tabs>
              <w:tab w:val="right" w:leader="dot" w:pos="8296"/>
            </w:tabs>
            <w:rPr>
              <w:noProof/>
              <w:sz w:val="21"/>
            </w:rPr>
          </w:pPr>
          <w:hyperlink w:anchor="_Toc479327620" w:history="1">
            <w:r w:rsidR="002126C3" w:rsidRPr="003E2CBA">
              <w:rPr>
                <w:rStyle w:val="a8"/>
                <w:rFonts w:ascii="Times New Roman" w:hAnsi="Times New Roman" w:cs="Times New Roman"/>
                <w:noProof/>
              </w:rPr>
              <w:t>3.1</w:t>
            </w:r>
            <w:r w:rsidR="002126C3" w:rsidRPr="003E2CBA">
              <w:rPr>
                <w:rStyle w:val="a8"/>
                <w:rFonts w:ascii="Times New Roman" w:hAnsi="Times New Roman" w:cs="Times New Roman" w:hint="eastAsia"/>
                <w:noProof/>
              </w:rPr>
              <w:t>社交媒体数据实时分析</w:t>
            </w:r>
            <w:r w:rsidR="002126C3">
              <w:rPr>
                <w:noProof/>
                <w:webHidden/>
              </w:rPr>
              <w:tab/>
            </w:r>
            <w:r w:rsidR="002126C3">
              <w:rPr>
                <w:noProof/>
                <w:webHidden/>
              </w:rPr>
              <w:fldChar w:fldCharType="begin"/>
            </w:r>
            <w:r w:rsidR="002126C3">
              <w:rPr>
                <w:noProof/>
                <w:webHidden/>
              </w:rPr>
              <w:instrText xml:space="preserve"> PAGEREF _Toc479327620 \h </w:instrText>
            </w:r>
            <w:r w:rsidR="002126C3">
              <w:rPr>
                <w:noProof/>
                <w:webHidden/>
              </w:rPr>
            </w:r>
            <w:r w:rsidR="002126C3">
              <w:rPr>
                <w:noProof/>
                <w:webHidden/>
              </w:rPr>
              <w:fldChar w:fldCharType="separate"/>
            </w:r>
            <w:r w:rsidR="002126C3">
              <w:rPr>
                <w:noProof/>
                <w:webHidden/>
              </w:rPr>
              <w:t>3</w:t>
            </w:r>
            <w:r w:rsidR="002126C3">
              <w:rPr>
                <w:noProof/>
                <w:webHidden/>
              </w:rPr>
              <w:fldChar w:fldCharType="end"/>
            </w:r>
          </w:hyperlink>
        </w:p>
        <w:p w14:paraId="6FCFEF3B" w14:textId="77777777" w:rsidR="002126C3" w:rsidRDefault="005D2F8A">
          <w:pPr>
            <w:pStyle w:val="20"/>
            <w:tabs>
              <w:tab w:val="right" w:leader="dot" w:pos="8296"/>
            </w:tabs>
            <w:rPr>
              <w:noProof/>
              <w:sz w:val="21"/>
            </w:rPr>
          </w:pPr>
          <w:hyperlink w:anchor="_Toc479327621" w:history="1">
            <w:r w:rsidR="002126C3" w:rsidRPr="003E2CBA">
              <w:rPr>
                <w:rStyle w:val="a8"/>
                <w:rFonts w:ascii="Times New Roman" w:hAnsi="Times New Roman" w:cs="Times New Roman"/>
                <w:noProof/>
                <w:shd w:val="clear" w:color="auto" w:fill="FFFFFF"/>
              </w:rPr>
              <w:t>3.2</w:t>
            </w:r>
            <w:r w:rsidR="002126C3" w:rsidRPr="003E2CBA">
              <w:rPr>
                <w:rStyle w:val="a8"/>
                <w:rFonts w:ascii="Times New Roman" w:hAnsi="Times New Roman" w:cs="Times New Roman" w:hint="eastAsia"/>
                <w:noProof/>
                <w:shd w:val="clear" w:color="auto" w:fill="FFFFFF"/>
              </w:rPr>
              <w:t>网站流量统计</w:t>
            </w:r>
            <w:r w:rsidR="002126C3">
              <w:rPr>
                <w:noProof/>
                <w:webHidden/>
              </w:rPr>
              <w:tab/>
            </w:r>
            <w:r w:rsidR="002126C3">
              <w:rPr>
                <w:noProof/>
                <w:webHidden/>
              </w:rPr>
              <w:fldChar w:fldCharType="begin"/>
            </w:r>
            <w:r w:rsidR="002126C3">
              <w:rPr>
                <w:noProof/>
                <w:webHidden/>
              </w:rPr>
              <w:instrText xml:space="preserve"> PAGEREF _Toc479327621 \h </w:instrText>
            </w:r>
            <w:r w:rsidR="002126C3">
              <w:rPr>
                <w:noProof/>
                <w:webHidden/>
              </w:rPr>
            </w:r>
            <w:r w:rsidR="002126C3">
              <w:rPr>
                <w:noProof/>
                <w:webHidden/>
              </w:rPr>
              <w:fldChar w:fldCharType="separate"/>
            </w:r>
            <w:r w:rsidR="002126C3">
              <w:rPr>
                <w:noProof/>
                <w:webHidden/>
              </w:rPr>
              <w:t>4</w:t>
            </w:r>
            <w:r w:rsidR="002126C3">
              <w:rPr>
                <w:noProof/>
                <w:webHidden/>
              </w:rPr>
              <w:fldChar w:fldCharType="end"/>
            </w:r>
          </w:hyperlink>
        </w:p>
        <w:p w14:paraId="1719A146" w14:textId="77777777" w:rsidR="002126C3" w:rsidRDefault="005D2F8A">
          <w:pPr>
            <w:pStyle w:val="10"/>
            <w:tabs>
              <w:tab w:val="left" w:pos="420"/>
              <w:tab w:val="right" w:leader="dot" w:pos="8296"/>
            </w:tabs>
            <w:rPr>
              <w:noProof/>
              <w:sz w:val="21"/>
            </w:rPr>
          </w:pPr>
          <w:hyperlink w:anchor="_Toc479327622" w:history="1">
            <w:r w:rsidR="002126C3" w:rsidRPr="003E2CBA">
              <w:rPr>
                <w:rStyle w:val="a8"/>
                <w:noProof/>
              </w:rPr>
              <w:t>4.</w:t>
            </w:r>
            <w:r w:rsidR="002126C3">
              <w:rPr>
                <w:noProof/>
                <w:sz w:val="21"/>
              </w:rPr>
              <w:tab/>
            </w:r>
            <w:r w:rsidR="002126C3" w:rsidRPr="003E2CBA">
              <w:rPr>
                <w:rStyle w:val="a8"/>
                <w:rFonts w:ascii="Times New Roman" w:hAnsi="Times New Roman" w:cs="Times New Roman" w:hint="eastAsia"/>
                <w:noProof/>
              </w:rPr>
              <w:t>功能性需求</w:t>
            </w:r>
            <w:r w:rsidR="002126C3">
              <w:rPr>
                <w:noProof/>
                <w:webHidden/>
              </w:rPr>
              <w:tab/>
            </w:r>
            <w:r w:rsidR="002126C3">
              <w:rPr>
                <w:noProof/>
                <w:webHidden/>
              </w:rPr>
              <w:fldChar w:fldCharType="begin"/>
            </w:r>
            <w:r w:rsidR="002126C3">
              <w:rPr>
                <w:noProof/>
                <w:webHidden/>
              </w:rPr>
              <w:instrText xml:space="preserve"> PAGEREF _Toc479327622 \h </w:instrText>
            </w:r>
            <w:r w:rsidR="002126C3">
              <w:rPr>
                <w:noProof/>
                <w:webHidden/>
              </w:rPr>
            </w:r>
            <w:r w:rsidR="002126C3">
              <w:rPr>
                <w:noProof/>
                <w:webHidden/>
              </w:rPr>
              <w:fldChar w:fldCharType="separate"/>
            </w:r>
            <w:r w:rsidR="002126C3">
              <w:rPr>
                <w:noProof/>
                <w:webHidden/>
              </w:rPr>
              <w:t>5</w:t>
            </w:r>
            <w:r w:rsidR="002126C3">
              <w:rPr>
                <w:noProof/>
                <w:webHidden/>
              </w:rPr>
              <w:fldChar w:fldCharType="end"/>
            </w:r>
          </w:hyperlink>
        </w:p>
        <w:p w14:paraId="4D4CB134" w14:textId="77777777" w:rsidR="002126C3" w:rsidRDefault="005D2F8A">
          <w:pPr>
            <w:pStyle w:val="20"/>
            <w:tabs>
              <w:tab w:val="right" w:leader="dot" w:pos="8296"/>
            </w:tabs>
            <w:rPr>
              <w:noProof/>
              <w:sz w:val="21"/>
            </w:rPr>
          </w:pPr>
          <w:hyperlink w:anchor="_Toc479327623" w:history="1">
            <w:r w:rsidR="002126C3" w:rsidRPr="003E2CBA">
              <w:rPr>
                <w:rStyle w:val="a8"/>
                <w:rFonts w:ascii="Times New Roman" w:hAnsi="Times New Roman" w:cs="Times New Roman"/>
                <w:noProof/>
              </w:rPr>
              <w:t xml:space="preserve">4.1 </w:t>
            </w:r>
            <w:r w:rsidR="002126C3" w:rsidRPr="003E2CBA">
              <w:rPr>
                <w:rStyle w:val="a8"/>
                <w:rFonts w:ascii="Times New Roman" w:hAnsi="Times New Roman" w:cs="Times New Roman" w:hint="eastAsia"/>
                <w:noProof/>
              </w:rPr>
              <w:t>数据的产生与输入</w:t>
            </w:r>
            <w:r w:rsidR="002126C3">
              <w:rPr>
                <w:noProof/>
                <w:webHidden/>
              </w:rPr>
              <w:tab/>
            </w:r>
            <w:r w:rsidR="002126C3">
              <w:rPr>
                <w:noProof/>
                <w:webHidden/>
              </w:rPr>
              <w:fldChar w:fldCharType="begin"/>
            </w:r>
            <w:r w:rsidR="002126C3">
              <w:rPr>
                <w:noProof/>
                <w:webHidden/>
              </w:rPr>
              <w:instrText xml:space="preserve"> PAGEREF _Toc479327623 \h </w:instrText>
            </w:r>
            <w:r w:rsidR="002126C3">
              <w:rPr>
                <w:noProof/>
                <w:webHidden/>
              </w:rPr>
            </w:r>
            <w:r w:rsidR="002126C3">
              <w:rPr>
                <w:noProof/>
                <w:webHidden/>
              </w:rPr>
              <w:fldChar w:fldCharType="separate"/>
            </w:r>
            <w:r w:rsidR="002126C3">
              <w:rPr>
                <w:noProof/>
                <w:webHidden/>
              </w:rPr>
              <w:t>5</w:t>
            </w:r>
            <w:r w:rsidR="002126C3">
              <w:rPr>
                <w:noProof/>
                <w:webHidden/>
              </w:rPr>
              <w:fldChar w:fldCharType="end"/>
            </w:r>
          </w:hyperlink>
        </w:p>
        <w:p w14:paraId="1236E944" w14:textId="77777777" w:rsidR="002126C3" w:rsidRDefault="005D2F8A">
          <w:pPr>
            <w:pStyle w:val="30"/>
            <w:tabs>
              <w:tab w:val="right" w:leader="dot" w:pos="8296"/>
            </w:tabs>
            <w:rPr>
              <w:noProof/>
              <w:sz w:val="21"/>
            </w:rPr>
          </w:pPr>
          <w:hyperlink w:anchor="_Toc479327624" w:history="1">
            <w:r w:rsidR="002126C3" w:rsidRPr="003E2CBA">
              <w:rPr>
                <w:rStyle w:val="a8"/>
                <w:rFonts w:ascii="Times New Roman" w:hAnsi="Times New Roman" w:cs="Times New Roman"/>
                <w:noProof/>
              </w:rPr>
              <w:t>4.1.1</w:t>
            </w:r>
            <w:r w:rsidR="002126C3" w:rsidRPr="003E2CBA">
              <w:rPr>
                <w:rStyle w:val="a8"/>
                <w:rFonts w:ascii="Times New Roman" w:hAnsi="Times New Roman" w:cs="Times New Roman" w:hint="eastAsia"/>
                <w:noProof/>
              </w:rPr>
              <w:t>输入流接收器</w:t>
            </w:r>
            <w:r w:rsidR="002126C3">
              <w:rPr>
                <w:noProof/>
                <w:webHidden/>
              </w:rPr>
              <w:tab/>
            </w:r>
            <w:r w:rsidR="002126C3">
              <w:rPr>
                <w:noProof/>
                <w:webHidden/>
              </w:rPr>
              <w:fldChar w:fldCharType="begin"/>
            </w:r>
            <w:r w:rsidR="002126C3">
              <w:rPr>
                <w:noProof/>
                <w:webHidden/>
              </w:rPr>
              <w:instrText xml:space="preserve"> PAGEREF _Toc479327624 \h </w:instrText>
            </w:r>
            <w:r w:rsidR="002126C3">
              <w:rPr>
                <w:noProof/>
                <w:webHidden/>
              </w:rPr>
            </w:r>
            <w:r w:rsidR="002126C3">
              <w:rPr>
                <w:noProof/>
                <w:webHidden/>
              </w:rPr>
              <w:fldChar w:fldCharType="separate"/>
            </w:r>
            <w:r w:rsidR="002126C3">
              <w:rPr>
                <w:noProof/>
                <w:webHidden/>
              </w:rPr>
              <w:t>5</w:t>
            </w:r>
            <w:r w:rsidR="002126C3">
              <w:rPr>
                <w:noProof/>
                <w:webHidden/>
              </w:rPr>
              <w:fldChar w:fldCharType="end"/>
            </w:r>
          </w:hyperlink>
        </w:p>
        <w:p w14:paraId="5F9F9338" w14:textId="77777777" w:rsidR="002126C3" w:rsidRDefault="005D2F8A">
          <w:pPr>
            <w:pStyle w:val="30"/>
            <w:tabs>
              <w:tab w:val="right" w:leader="dot" w:pos="8296"/>
            </w:tabs>
            <w:rPr>
              <w:noProof/>
              <w:sz w:val="21"/>
            </w:rPr>
          </w:pPr>
          <w:hyperlink w:anchor="_Toc479327625" w:history="1">
            <w:r w:rsidR="002126C3" w:rsidRPr="003E2CBA">
              <w:rPr>
                <w:rStyle w:val="a8"/>
                <w:rFonts w:ascii="Times New Roman" w:hAnsi="Times New Roman" w:cs="Times New Roman"/>
                <w:noProof/>
              </w:rPr>
              <w:t xml:space="preserve">4.1.2 </w:t>
            </w:r>
            <w:r w:rsidR="002126C3" w:rsidRPr="003E2CBA">
              <w:rPr>
                <w:rStyle w:val="a8"/>
                <w:rFonts w:ascii="Times New Roman" w:hAnsi="Times New Roman" w:cs="Times New Roman" w:hint="eastAsia"/>
                <w:noProof/>
              </w:rPr>
              <w:t>数据源输入流</w:t>
            </w:r>
            <w:r w:rsidR="002126C3">
              <w:rPr>
                <w:noProof/>
                <w:webHidden/>
              </w:rPr>
              <w:tab/>
            </w:r>
            <w:r w:rsidR="002126C3">
              <w:rPr>
                <w:noProof/>
                <w:webHidden/>
              </w:rPr>
              <w:fldChar w:fldCharType="begin"/>
            </w:r>
            <w:r w:rsidR="002126C3">
              <w:rPr>
                <w:noProof/>
                <w:webHidden/>
              </w:rPr>
              <w:instrText xml:space="preserve"> PAGEREF _Toc479327625 \h </w:instrText>
            </w:r>
            <w:r w:rsidR="002126C3">
              <w:rPr>
                <w:noProof/>
                <w:webHidden/>
              </w:rPr>
            </w:r>
            <w:r w:rsidR="002126C3">
              <w:rPr>
                <w:noProof/>
                <w:webHidden/>
              </w:rPr>
              <w:fldChar w:fldCharType="separate"/>
            </w:r>
            <w:r w:rsidR="002126C3">
              <w:rPr>
                <w:noProof/>
                <w:webHidden/>
              </w:rPr>
              <w:t>6</w:t>
            </w:r>
            <w:r w:rsidR="002126C3">
              <w:rPr>
                <w:noProof/>
                <w:webHidden/>
              </w:rPr>
              <w:fldChar w:fldCharType="end"/>
            </w:r>
          </w:hyperlink>
        </w:p>
        <w:p w14:paraId="07DFAA0F" w14:textId="77777777" w:rsidR="002126C3" w:rsidRDefault="005D2F8A">
          <w:pPr>
            <w:pStyle w:val="20"/>
            <w:tabs>
              <w:tab w:val="right" w:leader="dot" w:pos="8296"/>
            </w:tabs>
            <w:rPr>
              <w:noProof/>
              <w:sz w:val="21"/>
            </w:rPr>
          </w:pPr>
          <w:hyperlink w:anchor="_Toc479327626" w:history="1">
            <w:r w:rsidR="002126C3" w:rsidRPr="003E2CBA">
              <w:rPr>
                <w:rStyle w:val="a8"/>
                <w:rFonts w:ascii="Times New Roman" w:hAnsi="Times New Roman" w:cs="Times New Roman"/>
                <w:noProof/>
              </w:rPr>
              <w:t xml:space="preserve">4.2 </w:t>
            </w:r>
            <w:r w:rsidR="002126C3" w:rsidRPr="003E2CBA">
              <w:rPr>
                <w:rStyle w:val="a8"/>
                <w:rFonts w:ascii="Times New Roman" w:hAnsi="Times New Roman" w:cs="Times New Roman" w:hint="eastAsia"/>
                <w:noProof/>
              </w:rPr>
              <w:t>数据流抽象</w:t>
            </w:r>
            <w:r w:rsidR="002126C3" w:rsidRPr="003E2CBA">
              <w:rPr>
                <w:rStyle w:val="a8"/>
                <w:rFonts w:ascii="Times New Roman" w:hAnsi="Times New Roman" w:cs="Times New Roman"/>
                <w:noProof/>
              </w:rPr>
              <w:t>DStream</w:t>
            </w:r>
            <w:r w:rsidR="002126C3">
              <w:rPr>
                <w:noProof/>
                <w:webHidden/>
              </w:rPr>
              <w:tab/>
            </w:r>
            <w:r w:rsidR="002126C3">
              <w:rPr>
                <w:noProof/>
                <w:webHidden/>
              </w:rPr>
              <w:fldChar w:fldCharType="begin"/>
            </w:r>
            <w:r w:rsidR="002126C3">
              <w:rPr>
                <w:noProof/>
                <w:webHidden/>
              </w:rPr>
              <w:instrText xml:space="preserve"> PAGEREF _Toc479327626 \h </w:instrText>
            </w:r>
            <w:r w:rsidR="002126C3">
              <w:rPr>
                <w:noProof/>
                <w:webHidden/>
              </w:rPr>
            </w:r>
            <w:r w:rsidR="002126C3">
              <w:rPr>
                <w:noProof/>
                <w:webHidden/>
              </w:rPr>
              <w:fldChar w:fldCharType="separate"/>
            </w:r>
            <w:r w:rsidR="002126C3">
              <w:rPr>
                <w:noProof/>
                <w:webHidden/>
              </w:rPr>
              <w:t>6</w:t>
            </w:r>
            <w:r w:rsidR="002126C3">
              <w:rPr>
                <w:noProof/>
                <w:webHidden/>
              </w:rPr>
              <w:fldChar w:fldCharType="end"/>
            </w:r>
          </w:hyperlink>
        </w:p>
        <w:p w14:paraId="2A8BA557" w14:textId="77777777" w:rsidR="002126C3" w:rsidRDefault="005D2F8A">
          <w:pPr>
            <w:pStyle w:val="30"/>
            <w:tabs>
              <w:tab w:val="right" w:leader="dot" w:pos="8296"/>
            </w:tabs>
            <w:rPr>
              <w:noProof/>
              <w:sz w:val="21"/>
            </w:rPr>
          </w:pPr>
          <w:hyperlink w:anchor="_Toc479327627" w:history="1">
            <w:r w:rsidR="002126C3" w:rsidRPr="003E2CBA">
              <w:rPr>
                <w:rStyle w:val="a8"/>
                <w:rFonts w:ascii="Times New Roman" w:hAnsi="Times New Roman" w:cs="Times New Roman"/>
                <w:noProof/>
              </w:rPr>
              <w:t>4.2.1 DStream</w:t>
            </w:r>
            <w:r w:rsidR="002126C3" w:rsidRPr="003E2CBA">
              <w:rPr>
                <w:rStyle w:val="a8"/>
                <w:rFonts w:ascii="Times New Roman" w:hAnsi="Times New Roman" w:cs="Times New Roman" w:hint="eastAsia"/>
                <w:noProof/>
              </w:rPr>
              <w:t>的离散化</w:t>
            </w:r>
            <w:r w:rsidR="002126C3">
              <w:rPr>
                <w:noProof/>
                <w:webHidden/>
              </w:rPr>
              <w:tab/>
            </w:r>
            <w:r w:rsidR="002126C3">
              <w:rPr>
                <w:noProof/>
                <w:webHidden/>
              </w:rPr>
              <w:fldChar w:fldCharType="begin"/>
            </w:r>
            <w:r w:rsidR="002126C3">
              <w:rPr>
                <w:noProof/>
                <w:webHidden/>
              </w:rPr>
              <w:instrText xml:space="preserve"> PAGEREF _Toc479327627 \h </w:instrText>
            </w:r>
            <w:r w:rsidR="002126C3">
              <w:rPr>
                <w:noProof/>
                <w:webHidden/>
              </w:rPr>
            </w:r>
            <w:r w:rsidR="002126C3">
              <w:rPr>
                <w:noProof/>
                <w:webHidden/>
              </w:rPr>
              <w:fldChar w:fldCharType="separate"/>
            </w:r>
            <w:r w:rsidR="002126C3">
              <w:rPr>
                <w:noProof/>
                <w:webHidden/>
              </w:rPr>
              <w:t>6</w:t>
            </w:r>
            <w:r w:rsidR="002126C3">
              <w:rPr>
                <w:noProof/>
                <w:webHidden/>
              </w:rPr>
              <w:fldChar w:fldCharType="end"/>
            </w:r>
          </w:hyperlink>
        </w:p>
        <w:p w14:paraId="4A52D4AB" w14:textId="77777777" w:rsidR="002126C3" w:rsidRDefault="005D2F8A">
          <w:pPr>
            <w:pStyle w:val="30"/>
            <w:tabs>
              <w:tab w:val="right" w:leader="dot" w:pos="8296"/>
            </w:tabs>
            <w:rPr>
              <w:noProof/>
              <w:sz w:val="21"/>
            </w:rPr>
          </w:pPr>
          <w:hyperlink w:anchor="_Toc479327628" w:history="1">
            <w:r w:rsidR="002126C3" w:rsidRPr="003E2CBA">
              <w:rPr>
                <w:rStyle w:val="a8"/>
                <w:rFonts w:ascii="Times New Roman" w:hAnsi="Times New Roman" w:cs="Times New Roman"/>
                <w:noProof/>
              </w:rPr>
              <w:t xml:space="preserve">4.2.2 </w:t>
            </w:r>
            <w:r w:rsidR="002126C3" w:rsidRPr="003E2CBA">
              <w:rPr>
                <w:rStyle w:val="a8"/>
                <w:rFonts w:ascii="Times New Roman" w:hAnsi="Times New Roman" w:cs="Times New Roman" w:hint="eastAsia"/>
                <w:noProof/>
              </w:rPr>
              <w:t>基本数据集抽象</w:t>
            </w:r>
            <w:r w:rsidR="002126C3" w:rsidRPr="003E2CBA">
              <w:rPr>
                <w:rStyle w:val="a8"/>
                <w:rFonts w:ascii="Times New Roman" w:hAnsi="Times New Roman" w:cs="Times New Roman"/>
                <w:noProof/>
              </w:rPr>
              <w:t>——RDD</w:t>
            </w:r>
            <w:r w:rsidR="002126C3">
              <w:rPr>
                <w:noProof/>
                <w:webHidden/>
              </w:rPr>
              <w:tab/>
            </w:r>
            <w:r w:rsidR="002126C3">
              <w:rPr>
                <w:noProof/>
                <w:webHidden/>
              </w:rPr>
              <w:fldChar w:fldCharType="begin"/>
            </w:r>
            <w:r w:rsidR="002126C3">
              <w:rPr>
                <w:noProof/>
                <w:webHidden/>
              </w:rPr>
              <w:instrText xml:space="preserve"> PAGEREF _Toc479327628 \h </w:instrText>
            </w:r>
            <w:r w:rsidR="002126C3">
              <w:rPr>
                <w:noProof/>
                <w:webHidden/>
              </w:rPr>
            </w:r>
            <w:r w:rsidR="002126C3">
              <w:rPr>
                <w:noProof/>
                <w:webHidden/>
              </w:rPr>
              <w:fldChar w:fldCharType="separate"/>
            </w:r>
            <w:r w:rsidR="002126C3">
              <w:rPr>
                <w:noProof/>
                <w:webHidden/>
              </w:rPr>
              <w:t>7</w:t>
            </w:r>
            <w:r w:rsidR="002126C3">
              <w:rPr>
                <w:noProof/>
                <w:webHidden/>
              </w:rPr>
              <w:fldChar w:fldCharType="end"/>
            </w:r>
          </w:hyperlink>
        </w:p>
        <w:p w14:paraId="66B58AB2" w14:textId="77777777" w:rsidR="002126C3" w:rsidRDefault="005D2F8A">
          <w:pPr>
            <w:pStyle w:val="30"/>
            <w:tabs>
              <w:tab w:val="right" w:leader="dot" w:pos="8296"/>
            </w:tabs>
            <w:rPr>
              <w:noProof/>
              <w:sz w:val="21"/>
            </w:rPr>
          </w:pPr>
          <w:hyperlink w:anchor="_Toc479327629" w:history="1">
            <w:r w:rsidR="002126C3" w:rsidRPr="003E2CBA">
              <w:rPr>
                <w:rStyle w:val="a8"/>
                <w:rFonts w:ascii="Times New Roman" w:hAnsi="Times New Roman" w:cs="Times New Roman"/>
                <w:noProof/>
              </w:rPr>
              <w:t>4.2.3 DStream</w:t>
            </w:r>
            <w:r w:rsidR="002126C3" w:rsidRPr="003E2CBA">
              <w:rPr>
                <w:rStyle w:val="a8"/>
                <w:rFonts w:ascii="Times New Roman" w:hAnsi="Times New Roman" w:cs="Times New Roman" w:hint="eastAsia"/>
                <w:noProof/>
              </w:rPr>
              <w:t>的操作</w:t>
            </w:r>
            <w:r w:rsidR="002126C3">
              <w:rPr>
                <w:noProof/>
                <w:webHidden/>
              </w:rPr>
              <w:tab/>
            </w:r>
            <w:r w:rsidR="002126C3">
              <w:rPr>
                <w:noProof/>
                <w:webHidden/>
              </w:rPr>
              <w:fldChar w:fldCharType="begin"/>
            </w:r>
            <w:r w:rsidR="002126C3">
              <w:rPr>
                <w:noProof/>
                <w:webHidden/>
              </w:rPr>
              <w:instrText xml:space="preserve"> PAGEREF _Toc479327629 \h </w:instrText>
            </w:r>
            <w:r w:rsidR="002126C3">
              <w:rPr>
                <w:noProof/>
                <w:webHidden/>
              </w:rPr>
            </w:r>
            <w:r w:rsidR="002126C3">
              <w:rPr>
                <w:noProof/>
                <w:webHidden/>
              </w:rPr>
              <w:fldChar w:fldCharType="separate"/>
            </w:r>
            <w:r w:rsidR="002126C3">
              <w:rPr>
                <w:noProof/>
                <w:webHidden/>
              </w:rPr>
              <w:t>7</w:t>
            </w:r>
            <w:r w:rsidR="002126C3">
              <w:rPr>
                <w:noProof/>
                <w:webHidden/>
              </w:rPr>
              <w:fldChar w:fldCharType="end"/>
            </w:r>
          </w:hyperlink>
        </w:p>
        <w:p w14:paraId="5D96C20D" w14:textId="77777777" w:rsidR="002126C3" w:rsidRDefault="005D2F8A">
          <w:pPr>
            <w:pStyle w:val="20"/>
            <w:tabs>
              <w:tab w:val="right" w:leader="dot" w:pos="8296"/>
            </w:tabs>
            <w:rPr>
              <w:noProof/>
              <w:sz w:val="21"/>
            </w:rPr>
          </w:pPr>
          <w:hyperlink w:anchor="_Toc479327630" w:history="1">
            <w:r w:rsidR="002126C3" w:rsidRPr="003E2CBA">
              <w:rPr>
                <w:rStyle w:val="a8"/>
                <w:rFonts w:ascii="Times New Roman" w:hAnsi="Times New Roman" w:cs="Times New Roman"/>
                <w:noProof/>
              </w:rPr>
              <w:t xml:space="preserve">3.3 </w:t>
            </w:r>
            <w:r w:rsidR="002126C3" w:rsidRPr="003E2CBA">
              <w:rPr>
                <w:rStyle w:val="a8"/>
                <w:rFonts w:ascii="Times New Roman" w:hAnsi="Times New Roman" w:cs="Times New Roman" w:hint="eastAsia"/>
                <w:noProof/>
              </w:rPr>
              <w:t>作业调度</w:t>
            </w:r>
            <w:r w:rsidR="002126C3">
              <w:rPr>
                <w:noProof/>
                <w:webHidden/>
              </w:rPr>
              <w:tab/>
            </w:r>
            <w:r w:rsidR="002126C3">
              <w:rPr>
                <w:noProof/>
                <w:webHidden/>
              </w:rPr>
              <w:fldChar w:fldCharType="begin"/>
            </w:r>
            <w:r w:rsidR="002126C3">
              <w:rPr>
                <w:noProof/>
                <w:webHidden/>
              </w:rPr>
              <w:instrText xml:space="preserve"> PAGEREF _Toc479327630 \h </w:instrText>
            </w:r>
            <w:r w:rsidR="002126C3">
              <w:rPr>
                <w:noProof/>
                <w:webHidden/>
              </w:rPr>
            </w:r>
            <w:r w:rsidR="002126C3">
              <w:rPr>
                <w:noProof/>
                <w:webHidden/>
              </w:rPr>
              <w:fldChar w:fldCharType="separate"/>
            </w:r>
            <w:r w:rsidR="002126C3">
              <w:rPr>
                <w:noProof/>
                <w:webHidden/>
              </w:rPr>
              <w:t>10</w:t>
            </w:r>
            <w:r w:rsidR="002126C3">
              <w:rPr>
                <w:noProof/>
                <w:webHidden/>
              </w:rPr>
              <w:fldChar w:fldCharType="end"/>
            </w:r>
          </w:hyperlink>
        </w:p>
        <w:p w14:paraId="7B9F626F" w14:textId="77777777" w:rsidR="002126C3" w:rsidRDefault="005D2F8A">
          <w:pPr>
            <w:pStyle w:val="30"/>
            <w:tabs>
              <w:tab w:val="right" w:leader="dot" w:pos="8296"/>
            </w:tabs>
            <w:rPr>
              <w:noProof/>
              <w:sz w:val="21"/>
            </w:rPr>
          </w:pPr>
          <w:hyperlink w:anchor="_Toc479327631" w:history="1">
            <w:r w:rsidR="002126C3" w:rsidRPr="003E2CBA">
              <w:rPr>
                <w:rStyle w:val="a8"/>
                <w:rFonts w:ascii="Times New Roman" w:hAnsi="Times New Roman" w:cs="Times New Roman"/>
                <w:noProof/>
              </w:rPr>
              <w:t>4.3.1 Spark</w:t>
            </w:r>
            <w:r w:rsidR="002126C3" w:rsidRPr="003E2CBA">
              <w:rPr>
                <w:rStyle w:val="a8"/>
                <w:rFonts w:ascii="Times New Roman" w:hAnsi="Times New Roman" w:cs="Times New Roman" w:hint="eastAsia"/>
                <w:noProof/>
              </w:rPr>
              <w:t>应用之间的资源调度</w:t>
            </w:r>
            <w:r w:rsidR="002126C3">
              <w:rPr>
                <w:noProof/>
                <w:webHidden/>
              </w:rPr>
              <w:tab/>
            </w:r>
            <w:r w:rsidR="002126C3">
              <w:rPr>
                <w:noProof/>
                <w:webHidden/>
              </w:rPr>
              <w:fldChar w:fldCharType="begin"/>
            </w:r>
            <w:r w:rsidR="002126C3">
              <w:rPr>
                <w:noProof/>
                <w:webHidden/>
              </w:rPr>
              <w:instrText xml:space="preserve"> PAGEREF _Toc479327631 \h </w:instrText>
            </w:r>
            <w:r w:rsidR="002126C3">
              <w:rPr>
                <w:noProof/>
                <w:webHidden/>
              </w:rPr>
            </w:r>
            <w:r w:rsidR="002126C3">
              <w:rPr>
                <w:noProof/>
                <w:webHidden/>
              </w:rPr>
              <w:fldChar w:fldCharType="separate"/>
            </w:r>
            <w:r w:rsidR="002126C3">
              <w:rPr>
                <w:noProof/>
                <w:webHidden/>
              </w:rPr>
              <w:t>10</w:t>
            </w:r>
            <w:r w:rsidR="002126C3">
              <w:rPr>
                <w:noProof/>
                <w:webHidden/>
              </w:rPr>
              <w:fldChar w:fldCharType="end"/>
            </w:r>
          </w:hyperlink>
        </w:p>
        <w:p w14:paraId="2C9023E0" w14:textId="77777777" w:rsidR="002126C3" w:rsidRDefault="005D2F8A">
          <w:pPr>
            <w:pStyle w:val="30"/>
            <w:tabs>
              <w:tab w:val="right" w:leader="dot" w:pos="8296"/>
            </w:tabs>
            <w:rPr>
              <w:noProof/>
              <w:sz w:val="21"/>
            </w:rPr>
          </w:pPr>
          <w:hyperlink w:anchor="_Toc479327632" w:history="1">
            <w:r w:rsidR="002126C3" w:rsidRPr="003E2CBA">
              <w:rPr>
                <w:rStyle w:val="a8"/>
                <w:rFonts w:ascii="Times New Roman" w:hAnsi="Times New Roman" w:cs="Times New Roman"/>
                <w:noProof/>
              </w:rPr>
              <w:t xml:space="preserve">4.3.2 </w:t>
            </w:r>
            <w:r w:rsidR="002126C3" w:rsidRPr="003E2CBA">
              <w:rPr>
                <w:rStyle w:val="a8"/>
                <w:rFonts w:ascii="Times New Roman" w:hAnsi="Times New Roman" w:cs="Times New Roman" w:hint="eastAsia"/>
                <w:noProof/>
              </w:rPr>
              <w:t>同一应用程序内的资源调度</w:t>
            </w:r>
            <w:r w:rsidR="002126C3">
              <w:rPr>
                <w:noProof/>
                <w:webHidden/>
              </w:rPr>
              <w:tab/>
            </w:r>
            <w:r w:rsidR="002126C3">
              <w:rPr>
                <w:noProof/>
                <w:webHidden/>
              </w:rPr>
              <w:fldChar w:fldCharType="begin"/>
            </w:r>
            <w:r w:rsidR="002126C3">
              <w:rPr>
                <w:noProof/>
                <w:webHidden/>
              </w:rPr>
              <w:instrText xml:space="preserve"> PAGEREF _Toc479327632 \h </w:instrText>
            </w:r>
            <w:r w:rsidR="002126C3">
              <w:rPr>
                <w:noProof/>
                <w:webHidden/>
              </w:rPr>
            </w:r>
            <w:r w:rsidR="002126C3">
              <w:rPr>
                <w:noProof/>
                <w:webHidden/>
              </w:rPr>
              <w:fldChar w:fldCharType="separate"/>
            </w:r>
            <w:r w:rsidR="002126C3">
              <w:rPr>
                <w:noProof/>
                <w:webHidden/>
              </w:rPr>
              <w:t>11</w:t>
            </w:r>
            <w:r w:rsidR="002126C3">
              <w:rPr>
                <w:noProof/>
                <w:webHidden/>
              </w:rPr>
              <w:fldChar w:fldCharType="end"/>
            </w:r>
          </w:hyperlink>
        </w:p>
        <w:p w14:paraId="30BD236A" w14:textId="77777777" w:rsidR="002126C3" w:rsidRDefault="005D2F8A">
          <w:pPr>
            <w:pStyle w:val="20"/>
            <w:tabs>
              <w:tab w:val="right" w:leader="dot" w:pos="8296"/>
            </w:tabs>
            <w:rPr>
              <w:noProof/>
              <w:sz w:val="21"/>
            </w:rPr>
          </w:pPr>
          <w:hyperlink w:anchor="_Toc479327633" w:history="1">
            <w:r w:rsidR="002126C3" w:rsidRPr="003E2CBA">
              <w:rPr>
                <w:rStyle w:val="a8"/>
                <w:rFonts w:ascii="Times New Roman" w:hAnsi="Times New Roman" w:cs="Times New Roman"/>
                <w:noProof/>
              </w:rPr>
              <w:t xml:space="preserve">4.4 </w:t>
            </w:r>
            <w:r w:rsidR="002126C3" w:rsidRPr="003E2CBA">
              <w:rPr>
                <w:rStyle w:val="a8"/>
                <w:rFonts w:ascii="Times New Roman" w:hAnsi="Times New Roman" w:cs="Times New Roman" w:hint="eastAsia"/>
                <w:noProof/>
              </w:rPr>
              <w:t>长时间容错</w:t>
            </w:r>
            <w:r w:rsidR="002126C3">
              <w:rPr>
                <w:noProof/>
                <w:webHidden/>
              </w:rPr>
              <w:tab/>
            </w:r>
            <w:r w:rsidR="002126C3">
              <w:rPr>
                <w:noProof/>
                <w:webHidden/>
              </w:rPr>
              <w:fldChar w:fldCharType="begin"/>
            </w:r>
            <w:r w:rsidR="002126C3">
              <w:rPr>
                <w:noProof/>
                <w:webHidden/>
              </w:rPr>
              <w:instrText xml:space="preserve"> PAGEREF _Toc479327633 \h </w:instrText>
            </w:r>
            <w:r w:rsidR="002126C3">
              <w:rPr>
                <w:noProof/>
                <w:webHidden/>
              </w:rPr>
            </w:r>
            <w:r w:rsidR="002126C3">
              <w:rPr>
                <w:noProof/>
                <w:webHidden/>
              </w:rPr>
              <w:fldChar w:fldCharType="separate"/>
            </w:r>
            <w:r w:rsidR="002126C3">
              <w:rPr>
                <w:noProof/>
                <w:webHidden/>
              </w:rPr>
              <w:t>11</w:t>
            </w:r>
            <w:r w:rsidR="002126C3">
              <w:rPr>
                <w:noProof/>
                <w:webHidden/>
              </w:rPr>
              <w:fldChar w:fldCharType="end"/>
            </w:r>
          </w:hyperlink>
        </w:p>
        <w:p w14:paraId="63046795" w14:textId="77777777" w:rsidR="002126C3" w:rsidRDefault="005D2F8A">
          <w:pPr>
            <w:pStyle w:val="30"/>
            <w:tabs>
              <w:tab w:val="right" w:leader="dot" w:pos="8296"/>
            </w:tabs>
            <w:rPr>
              <w:noProof/>
              <w:sz w:val="21"/>
            </w:rPr>
          </w:pPr>
          <w:hyperlink w:anchor="_Toc479327634" w:history="1">
            <w:r w:rsidR="002126C3" w:rsidRPr="003E2CBA">
              <w:rPr>
                <w:rStyle w:val="a8"/>
                <w:rFonts w:ascii="Times New Roman" w:hAnsi="Times New Roman" w:cs="Times New Roman"/>
                <w:noProof/>
              </w:rPr>
              <w:t xml:space="preserve">4.4.1 </w:t>
            </w:r>
            <w:r w:rsidR="002126C3" w:rsidRPr="003E2CBA">
              <w:rPr>
                <w:rStyle w:val="a8"/>
                <w:rFonts w:ascii="Times New Roman" w:hAnsi="Times New Roman" w:cs="Times New Roman" w:hint="eastAsia"/>
                <w:noProof/>
              </w:rPr>
              <w:t>数据导入导出模块长时间容错</w:t>
            </w:r>
            <w:r w:rsidR="002126C3">
              <w:rPr>
                <w:noProof/>
                <w:webHidden/>
              </w:rPr>
              <w:tab/>
            </w:r>
            <w:r w:rsidR="002126C3">
              <w:rPr>
                <w:noProof/>
                <w:webHidden/>
              </w:rPr>
              <w:fldChar w:fldCharType="begin"/>
            </w:r>
            <w:r w:rsidR="002126C3">
              <w:rPr>
                <w:noProof/>
                <w:webHidden/>
              </w:rPr>
              <w:instrText xml:space="preserve"> PAGEREF _Toc479327634 \h </w:instrText>
            </w:r>
            <w:r w:rsidR="002126C3">
              <w:rPr>
                <w:noProof/>
                <w:webHidden/>
              </w:rPr>
            </w:r>
            <w:r w:rsidR="002126C3">
              <w:rPr>
                <w:noProof/>
                <w:webHidden/>
              </w:rPr>
              <w:fldChar w:fldCharType="separate"/>
            </w:r>
            <w:r w:rsidR="002126C3">
              <w:rPr>
                <w:noProof/>
                <w:webHidden/>
              </w:rPr>
              <w:t>12</w:t>
            </w:r>
            <w:r w:rsidR="002126C3">
              <w:rPr>
                <w:noProof/>
                <w:webHidden/>
              </w:rPr>
              <w:fldChar w:fldCharType="end"/>
            </w:r>
          </w:hyperlink>
        </w:p>
        <w:p w14:paraId="3B06A34F" w14:textId="77777777" w:rsidR="002126C3" w:rsidRDefault="005D2F8A">
          <w:pPr>
            <w:pStyle w:val="30"/>
            <w:tabs>
              <w:tab w:val="right" w:leader="dot" w:pos="8296"/>
            </w:tabs>
            <w:rPr>
              <w:noProof/>
              <w:sz w:val="21"/>
            </w:rPr>
          </w:pPr>
          <w:hyperlink w:anchor="_Toc479327635" w:history="1">
            <w:r w:rsidR="002126C3" w:rsidRPr="003E2CBA">
              <w:rPr>
                <w:rStyle w:val="a8"/>
                <w:rFonts w:ascii="Times New Roman" w:hAnsi="Times New Roman" w:cs="Times New Roman"/>
                <w:noProof/>
              </w:rPr>
              <w:t xml:space="preserve">4.4.2 </w:t>
            </w:r>
            <w:r w:rsidR="002126C3" w:rsidRPr="003E2CBA">
              <w:rPr>
                <w:rStyle w:val="a8"/>
                <w:rFonts w:ascii="Times New Roman" w:hAnsi="Times New Roman" w:cs="Times New Roman" w:hint="eastAsia"/>
                <w:noProof/>
              </w:rPr>
              <w:t>数据抽象模块及作业调度模块的长时间容错</w:t>
            </w:r>
            <w:r w:rsidR="002126C3">
              <w:rPr>
                <w:noProof/>
                <w:webHidden/>
              </w:rPr>
              <w:tab/>
            </w:r>
            <w:r w:rsidR="002126C3">
              <w:rPr>
                <w:noProof/>
                <w:webHidden/>
              </w:rPr>
              <w:fldChar w:fldCharType="begin"/>
            </w:r>
            <w:r w:rsidR="002126C3">
              <w:rPr>
                <w:noProof/>
                <w:webHidden/>
              </w:rPr>
              <w:instrText xml:space="preserve"> PAGEREF _Toc479327635 \h </w:instrText>
            </w:r>
            <w:r w:rsidR="002126C3">
              <w:rPr>
                <w:noProof/>
                <w:webHidden/>
              </w:rPr>
            </w:r>
            <w:r w:rsidR="002126C3">
              <w:rPr>
                <w:noProof/>
                <w:webHidden/>
              </w:rPr>
              <w:fldChar w:fldCharType="separate"/>
            </w:r>
            <w:r w:rsidR="002126C3">
              <w:rPr>
                <w:noProof/>
                <w:webHidden/>
              </w:rPr>
              <w:t>12</w:t>
            </w:r>
            <w:r w:rsidR="002126C3">
              <w:rPr>
                <w:noProof/>
                <w:webHidden/>
              </w:rPr>
              <w:fldChar w:fldCharType="end"/>
            </w:r>
          </w:hyperlink>
        </w:p>
        <w:p w14:paraId="08B3E1EC" w14:textId="77777777" w:rsidR="002126C3" w:rsidRDefault="005D2F8A">
          <w:pPr>
            <w:pStyle w:val="20"/>
            <w:tabs>
              <w:tab w:val="right" w:leader="dot" w:pos="8296"/>
            </w:tabs>
            <w:rPr>
              <w:noProof/>
              <w:sz w:val="21"/>
            </w:rPr>
          </w:pPr>
          <w:hyperlink w:anchor="_Toc479327636" w:history="1">
            <w:r w:rsidR="002126C3" w:rsidRPr="003E2CBA">
              <w:rPr>
                <w:rStyle w:val="a8"/>
                <w:rFonts w:ascii="Times New Roman" w:hAnsi="Times New Roman" w:cs="Times New Roman"/>
                <w:noProof/>
              </w:rPr>
              <w:t xml:space="preserve">4.5 </w:t>
            </w:r>
            <w:r w:rsidR="002126C3" w:rsidRPr="003E2CBA">
              <w:rPr>
                <w:rStyle w:val="a8"/>
                <w:rFonts w:ascii="Times New Roman" w:hAnsi="Times New Roman" w:cs="Times New Roman" w:hint="eastAsia"/>
                <w:noProof/>
              </w:rPr>
              <w:t>窗口支持</w:t>
            </w:r>
            <w:r w:rsidR="002126C3">
              <w:rPr>
                <w:noProof/>
                <w:webHidden/>
              </w:rPr>
              <w:tab/>
            </w:r>
            <w:r w:rsidR="002126C3">
              <w:rPr>
                <w:noProof/>
                <w:webHidden/>
              </w:rPr>
              <w:fldChar w:fldCharType="begin"/>
            </w:r>
            <w:r w:rsidR="002126C3">
              <w:rPr>
                <w:noProof/>
                <w:webHidden/>
              </w:rPr>
              <w:instrText xml:space="preserve"> PAGEREF _Toc479327636 \h </w:instrText>
            </w:r>
            <w:r w:rsidR="002126C3">
              <w:rPr>
                <w:noProof/>
                <w:webHidden/>
              </w:rPr>
            </w:r>
            <w:r w:rsidR="002126C3">
              <w:rPr>
                <w:noProof/>
                <w:webHidden/>
              </w:rPr>
              <w:fldChar w:fldCharType="separate"/>
            </w:r>
            <w:r w:rsidR="002126C3">
              <w:rPr>
                <w:noProof/>
                <w:webHidden/>
              </w:rPr>
              <w:t>12</w:t>
            </w:r>
            <w:r w:rsidR="002126C3">
              <w:rPr>
                <w:noProof/>
                <w:webHidden/>
              </w:rPr>
              <w:fldChar w:fldCharType="end"/>
            </w:r>
          </w:hyperlink>
        </w:p>
        <w:p w14:paraId="77EED480" w14:textId="77777777" w:rsidR="002126C3" w:rsidRDefault="005D2F8A">
          <w:pPr>
            <w:pStyle w:val="20"/>
            <w:tabs>
              <w:tab w:val="right" w:leader="dot" w:pos="8296"/>
            </w:tabs>
            <w:rPr>
              <w:noProof/>
              <w:sz w:val="21"/>
            </w:rPr>
          </w:pPr>
          <w:hyperlink w:anchor="_Toc479327637" w:history="1">
            <w:r w:rsidR="002126C3" w:rsidRPr="003E2CBA">
              <w:rPr>
                <w:rStyle w:val="a8"/>
                <w:rFonts w:ascii="Times New Roman" w:hAnsi="Times New Roman" w:cs="Times New Roman"/>
                <w:noProof/>
              </w:rPr>
              <w:t xml:space="preserve">4.6 </w:t>
            </w:r>
            <w:r w:rsidR="002126C3" w:rsidRPr="003E2CBA">
              <w:rPr>
                <w:rStyle w:val="a8"/>
                <w:rFonts w:ascii="Times New Roman" w:hAnsi="Times New Roman" w:cs="Times New Roman" w:hint="eastAsia"/>
                <w:noProof/>
              </w:rPr>
              <w:t>用例图</w:t>
            </w:r>
            <w:r w:rsidR="002126C3">
              <w:rPr>
                <w:noProof/>
                <w:webHidden/>
              </w:rPr>
              <w:tab/>
            </w:r>
            <w:r w:rsidR="002126C3">
              <w:rPr>
                <w:noProof/>
                <w:webHidden/>
              </w:rPr>
              <w:fldChar w:fldCharType="begin"/>
            </w:r>
            <w:r w:rsidR="002126C3">
              <w:rPr>
                <w:noProof/>
                <w:webHidden/>
              </w:rPr>
              <w:instrText xml:space="preserve"> PAGEREF _Toc479327637 \h </w:instrText>
            </w:r>
            <w:r w:rsidR="002126C3">
              <w:rPr>
                <w:noProof/>
                <w:webHidden/>
              </w:rPr>
            </w:r>
            <w:r w:rsidR="002126C3">
              <w:rPr>
                <w:noProof/>
                <w:webHidden/>
              </w:rPr>
              <w:fldChar w:fldCharType="separate"/>
            </w:r>
            <w:r w:rsidR="002126C3">
              <w:rPr>
                <w:noProof/>
                <w:webHidden/>
              </w:rPr>
              <w:t>13</w:t>
            </w:r>
            <w:r w:rsidR="002126C3">
              <w:rPr>
                <w:noProof/>
                <w:webHidden/>
              </w:rPr>
              <w:fldChar w:fldCharType="end"/>
            </w:r>
          </w:hyperlink>
        </w:p>
        <w:p w14:paraId="205B346E" w14:textId="77777777" w:rsidR="002126C3" w:rsidRDefault="005D2F8A">
          <w:pPr>
            <w:pStyle w:val="20"/>
            <w:tabs>
              <w:tab w:val="right" w:leader="dot" w:pos="8296"/>
            </w:tabs>
            <w:rPr>
              <w:noProof/>
              <w:sz w:val="21"/>
            </w:rPr>
          </w:pPr>
          <w:hyperlink w:anchor="_Toc479327638" w:history="1">
            <w:r w:rsidR="002126C3" w:rsidRPr="003E2CBA">
              <w:rPr>
                <w:rStyle w:val="a8"/>
                <w:rFonts w:ascii="Times New Roman" w:hAnsi="Times New Roman" w:cs="Times New Roman"/>
                <w:noProof/>
              </w:rPr>
              <w:t xml:space="preserve">4.7 </w:t>
            </w:r>
            <w:r w:rsidR="002126C3" w:rsidRPr="003E2CBA">
              <w:rPr>
                <w:rStyle w:val="a8"/>
                <w:rFonts w:ascii="Times New Roman" w:hAnsi="Times New Roman" w:cs="Times New Roman" w:hint="eastAsia"/>
                <w:noProof/>
              </w:rPr>
              <w:t>用例说明</w:t>
            </w:r>
            <w:r w:rsidR="002126C3">
              <w:rPr>
                <w:noProof/>
                <w:webHidden/>
              </w:rPr>
              <w:tab/>
            </w:r>
            <w:r w:rsidR="002126C3">
              <w:rPr>
                <w:noProof/>
                <w:webHidden/>
              </w:rPr>
              <w:fldChar w:fldCharType="begin"/>
            </w:r>
            <w:r w:rsidR="002126C3">
              <w:rPr>
                <w:noProof/>
                <w:webHidden/>
              </w:rPr>
              <w:instrText xml:space="preserve"> PAGEREF _Toc479327638 \h </w:instrText>
            </w:r>
            <w:r w:rsidR="002126C3">
              <w:rPr>
                <w:noProof/>
                <w:webHidden/>
              </w:rPr>
            </w:r>
            <w:r w:rsidR="002126C3">
              <w:rPr>
                <w:noProof/>
                <w:webHidden/>
              </w:rPr>
              <w:fldChar w:fldCharType="separate"/>
            </w:r>
            <w:r w:rsidR="002126C3">
              <w:rPr>
                <w:noProof/>
                <w:webHidden/>
              </w:rPr>
              <w:t>13</w:t>
            </w:r>
            <w:r w:rsidR="002126C3">
              <w:rPr>
                <w:noProof/>
                <w:webHidden/>
              </w:rPr>
              <w:fldChar w:fldCharType="end"/>
            </w:r>
          </w:hyperlink>
        </w:p>
        <w:p w14:paraId="65F7123C" w14:textId="77777777" w:rsidR="002126C3" w:rsidRDefault="005D2F8A">
          <w:pPr>
            <w:pStyle w:val="30"/>
            <w:tabs>
              <w:tab w:val="right" w:leader="dot" w:pos="8296"/>
            </w:tabs>
            <w:rPr>
              <w:noProof/>
              <w:sz w:val="21"/>
            </w:rPr>
          </w:pPr>
          <w:hyperlink w:anchor="_Toc479327639" w:history="1">
            <w:r w:rsidR="002126C3" w:rsidRPr="003E2CBA">
              <w:rPr>
                <w:rStyle w:val="a8"/>
                <w:rFonts w:ascii="Times New Roman" w:hAnsi="Times New Roman" w:cs="Times New Roman"/>
                <w:noProof/>
              </w:rPr>
              <w:t xml:space="preserve">4.7.1 </w:t>
            </w:r>
            <w:r w:rsidR="002126C3" w:rsidRPr="003E2CBA">
              <w:rPr>
                <w:rStyle w:val="a8"/>
                <w:rFonts w:ascii="Times New Roman" w:hAnsi="Times New Roman" w:cs="Times New Roman" w:hint="eastAsia"/>
                <w:noProof/>
              </w:rPr>
              <w:t>产生与输入数据</w:t>
            </w:r>
            <w:r w:rsidR="002126C3">
              <w:rPr>
                <w:noProof/>
                <w:webHidden/>
              </w:rPr>
              <w:tab/>
            </w:r>
            <w:r w:rsidR="002126C3">
              <w:rPr>
                <w:noProof/>
                <w:webHidden/>
              </w:rPr>
              <w:fldChar w:fldCharType="begin"/>
            </w:r>
            <w:r w:rsidR="002126C3">
              <w:rPr>
                <w:noProof/>
                <w:webHidden/>
              </w:rPr>
              <w:instrText xml:space="preserve"> PAGEREF _Toc479327639 \h </w:instrText>
            </w:r>
            <w:r w:rsidR="002126C3">
              <w:rPr>
                <w:noProof/>
                <w:webHidden/>
              </w:rPr>
            </w:r>
            <w:r w:rsidR="002126C3">
              <w:rPr>
                <w:noProof/>
                <w:webHidden/>
              </w:rPr>
              <w:fldChar w:fldCharType="separate"/>
            </w:r>
            <w:r w:rsidR="002126C3">
              <w:rPr>
                <w:noProof/>
                <w:webHidden/>
              </w:rPr>
              <w:t>14</w:t>
            </w:r>
            <w:r w:rsidR="002126C3">
              <w:rPr>
                <w:noProof/>
                <w:webHidden/>
              </w:rPr>
              <w:fldChar w:fldCharType="end"/>
            </w:r>
          </w:hyperlink>
        </w:p>
        <w:p w14:paraId="5283836E" w14:textId="77777777" w:rsidR="002126C3" w:rsidRDefault="005D2F8A">
          <w:pPr>
            <w:pStyle w:val="30"/>
            <w:tabs>
              <w:tab w:val="right" w:leader="dot" w:pos="8296"/>
            </w:tabs>
            <w:rPr>
              <w:noProof/>
              <w:sz w:val="21"/>
            </w:rPr>
          </w:pPr>
          <w:hyperlink w:anchor="_Toc479327640" w:history="1">
            <w:r w:rsidR="002126C3" w:rsidRPr="003E2CBA">
              <w:rPr>
                <w:rStyle w:val="a8"/>
                <w:rFonts w:ascii="Times New Roman" w:hAnsi="Times New Roman" w:cs="Times New Roman"/>
                <w:noProof/>
              </w:rPr>
              <w:t xml:space="preserve">4.7.2 </w:t>
            </w:r>
            <w:r w:rsidR="002126C3" w:rsidRPr="003E2CBA">
              <w:rPr>
                <w:rStyle w:val="a8"/>
                <w:rFonts w:ascii="Times New Roman" w:hAnsi="Times New Roman" w:cs="Times New Roman" w:hint="eastAsia"/>
                <w:noProof/>
              </w:rPr>
              <w:t>数据流抽象</w:t>
            </w:r>
            <w:r w:rsidR="002126C3">
              <w:rPr>
                <w:noProof/>
                <w:webHidden/>
              </w:rPr>
              <w:tab/>
            </w:r>
            <w:r w:rsidR="002126C3">
              <w:rPr>
                <w:noProof/>
                <w:webHidden/>
              </w:rPr>
              <w:fldChar w:fldCharType="begin"/>
            </w:r>
            <w:r w:rsidR="002126C3">
              <w:rPr>
                <w:noProof/>
                <w:webHidden/>
              </w:rPr>
              <w:instrText xml:space="preserve"> PAGEREF _Toc479327640 \h </w:instrText>
            </w:r>
            <w:r w:rsidR="002126C3">
              <w:rPr>
                <w:noProof/>
                <w:webHidden/>
              </w:rPr>
            </w:r>
            <w:r w:rsidR="002126C3">
              <w:rPr>
                <w:noProof/>
                <w:webHidden/>
              </w:rPr>
              <w:fldChar w:fldCharType="separate"/>
            </w:r>
            <w:r w:rsidR="002126C3">
              <w:rPr>
                <w:noProof/>
                <w:webHidden/>
              </w:rPr>
              <w:t>15</w:t>
            </w:r>
            <w:r w:rsidR="002126C3">
              <w:rPr>
                <w:noProof/>
                <w:webHidden/>
              </w:rPr>
              <w:fldChar w:fldCharType="end"/>
            </w:r>
          </w:hyperlink>
        </w:p>
        <w:p w14:paraId="1A55E190" w14:textId="77777777" w:rsidR="002126C3" w:rsidRDefault="005D2F8A">
          <w:pPr>
            <w:pStyle w:val="30"/>
            <w:tabs>
              <w:tab w:val="right" w:leader="dot" w:pos="8296"/>
            </w:tabs>
            <w:rPr>
              <w:noProof/>
              <w:sz w:val="21"/>
            </w:rPr>
          </w:pPr>
          <w:hyperlink w:anchor="_Toc479327641" w:history="1">
            <w:r w:rsidR="002126C3" w:rsidRPr="003E2CBA">
              <w:rPr>
                <w:rStyle w:val="a8"/>
                <w:rFonts w:ascii="Times New Roman" w:hAnsi="Times New Roman" w:cs="Times New Roman"/>
                <w:noProof/>
              </w:rPr>
              <w:t xml:space="preserve">4.7.3 </w:t>
            </w:r>
            <w:r w:rsidR="002126C3" w:rsidRPr="003E2CBA">
              <w:rPr>
                <w:rStyle w:val="a8"/>
                <w:rFonts w:ascii="Times New Roman" w:hAnsi="Times New Roman" w:cs="Times New Roman" w:hint="eastAsia"/>
                <w:noProof/>
              </w:rPr>
              <w:t>系统容错</w:t>
            </w:r>
            <w:r w:rsidR="002126C3">
              <w:rPr>
                <w:noProof/>
                <w:webHidden/>
              </w:rPr>
              <w:tab/>
            </w:r>
            <w:r w:rsidR="002126C3">
              <w:rPr>
                <w:noProof/>
                <w:webHidden/>
              </w:rPr>
              <w:fldChar w:fldCharType="begin"/>
            </w:r>
            <w:r w:rsidR="002126C3">
              <w:rPr>
                <w:noProof/>
                <w:webHidden/>
              </w:rPr>
              <w:instrText xml:space="preserve"> PAGEREF _Toc479327641 \h </w:instrText>
            </w:r>
            <w:r w:rsidR="002126C3">
              <w:rPr>
                <w:noProof/>
                <w:webHidden/>
              </w:rPr>
            </w:r>
            <w:r w:rsidR="002126C3">
              <w:rPr>
                <w:noProof/>
                <w:webHidden/>
              </w:rPr>
              <w:fldChar w:fldCharType="separate"/>
            </w:r>
            <w:r w:rsidR="002126C3">
              <w:rPr>
                <w:noProof/>
                <w:webHidden/>
              </w:rPr>
              <w:t>16</w:t>
            </w:r>
            <w:r w:rsidR="002126C3">
              <w:rPr>
                <w:noProof/>
                <w:webHidden/>
              </w:rPr>
              <w:fldChar w:fldCharType="end"/>
            </w:r>
          </w:hyperlink>
        </w:p>
        <w:p w14:paraId="6BBB198B" w14:textId="77777777" w:rsidR="002126C3" w:rsidRDefault="005D2F8A">
          <w:pPr>
            <w:pStyle w:val="30"/>
            <w:tabs>
              <w:tab w:val="right" w:leader="dot" w:pos="8296"/>
            </w:tabs>
            <w:rPr>
              <w:noProof/>
              <w:sz w:val="21"/>
            </w:rPr>
          </w:pPr>
          <w:hyperlink w:anchor="_Toc479327642" w:history="1">
            <w:r w:rsidR="002126C3" w:rsidRPr="003E2CBA">
              <w:rPr>
                <w:rStyle w:val="a8"/>
                <w:rFonts w:ascii="Times New Roman" w:hAnsi="Times New Roman" w:cs="Times New Roman"/>
                <w:noProof/>
              </w:rPr>
              <w:t xml:space="preserve">4.7.4 </w:t>
            </w:r>
            <w:r w:rsidR="002126C3" w:rsidRPr="003E2CBA">
              <w:rPr>
                <w:rStyle w:val="a8"/>
                <w:rFonts w:ascii="Times New Roman" w:hAnsi="Times New Roman" w:cs="Times New Roman" w:hint="eastAsia"/>
                <w:noProof/>
              </w:rPr>
              <w:t>作业调度</w:t>
            </w:r>
            <w:r w:rsidR="002126C3">
              <w:rPr>
                <w:noProof/>
                <w:webHidden/>
              </w:rPr>
              <w:tab/>
            </w:r>
            <w:r w:rsidR="002126C3">
              <w:rPr>
                <w:noProof/>
                <w:webHidden/>
              </w:rPr>
              <w:fldChar w:fldCharType="begin"/>
            </w:r>
            <w:r w:rsidR="002126C3">
              <w:rPr>
                <w:noProof/>
                <w:webHidden/>
              </w:rPr>
              <w:instrText xml:space="preserve"> PAGEREF _Toc479327642 \h </w:instrText>
            </w:r>
            <w:r w:rsidR="002126C3">
              <w:rPr>
                <w:noProof/>
                <w:webHidden/>
              </w:rPr>
            </w:r>
            <w:r w:rsidR="002126C3">
              <w:rPr>
                <w:noProof/>
                <w:webHidden/>
              </w:rPr>
              <w:fldChar w:fldCharType="separate"/>
            </w:r>
            <w:r w:rsidR="002126C3">
              <w:rPr>
                <w:noProof/>
                <w:webHidden/>
              </w:rPr>
              <w:t>16</w:t>
            </w:r>
            <w:r w:rsidR="002126C3">
              <w:rPr>
                <w:noProof/>
                <w:webHidden/>
              </w:rPr>
              <w:fldChar w:fldCharType="end"/>
            </w:r>
          </w:hyperlink>
        </w:p>
        <w:p w14:paraId="03CFC73C" w14:textId="77777777" w:rsidR="002126C3" w:rsidRDefault="005D2F8A">
          <w:pPr>
            <w:pStyle w:val="10"/>
            <w:tabs>
              <w:tab w:val="right" w:leader="dot" w:pos="8296"/>
            </w:tabs>
            <w:rPr>
              <w:noProof/>
              <w:sz w:val="21"/>
            </w:rPr>
          </w:pPr>
          <w:hyperlink w:anchor="_Toc479327643" w:history="1">
            <w:r w:rsidR="002126C3" w:rsidRPr="003E2CBA">
              <w:rPr>
                <w:rStyle w:val="a8"/>
                <w:rFonts w:ascii="Times New Roman" w:hAnsi="Times New Roman" w:cs="Times New Roman"/>
                <w:noProof/>
              </w:rPr>
              <w:t xml:space="preserve">5. </w:t>
            </w:r>
            <w:r w:rsidR="002126C3" w:rsidRPr="003E2CBA">
              <w:rPr>
                <w:rStyle w:val="a8"/>
                <w:rFonts w:ascii="Times New Roman" w:hAnsi="Times New Roman" w:cs="Times New Roman" w:hint="eastAsia"/>
                <w:noProof/>
              </w:rPr>
              <w:t>功能性需求</w:t>
            </w:r>
            <w:r w:rsidR="002126C3">
              <w:rPr>
                <w:noProof/>
                <w:webHidden/>
              </w:rPr>
              <w:tab/>
            </w:r>
            <w:r w:rsidR="002126C3">
              <w:rPr>
                <w:noProof/>
                <w:webHidden/>
              </w:rPr>
              <w:fldChar w:fldCharType="begin"/>
            </w:r>
            <w:r w:rsidR="002126C3">
              <w:rPr>
                <w:noProof/>
                <w:webHidden/>
              </w:rPr>
              <w:instrText xml:space="preserve"> PAGEREF _Toc479327643 \h </w:instrText>
            </w:r>
            <w:r w:rsidR="002126C3">
              <w:rPr>
                <w:noProof/>
                <w:webHidden/>
              </w:rPr>
            </w:r>
            <w:r w:rsidR="002126C3">
              <w:rPr>
                <w:noProof/>
                <w:webHidden/>
              </w:rPr>
              <w:fldChar w:fldCharType="separate"/>
            </w:r>
            <w:r w:rsidR="002126C3">
              <w:rPr>
                <w:noProof/>
                <w:webHidden/>
              </w:rPr>
              <w:t>17</w:t>
            </w:r>
            <w:r w:rsidR="002126C3">
              <w:rPr>
                <w:noProof/>
                <w:webHidden/>
              </w:rPr>
              <w:fldChar w:fldCharType="end"/>
            </w:r>
          </w:hyperlink>
        </w:p>
        <w:p w14:paraId="551B0543" w14:textId="77777777" w:rsidR="002126C3" w:rsidRDefault="005D2F8A">
          <w:pPr>
            <w:pStyle w:val="20"/>
            <w:tabs>
              <w:tab w:val="right" w:leader="dot" w:pos="8296"/>
            </w:tabs>
            <w:rPr>
              <w:noProof/>
              <w:sz w:val="21"/>
            </w:rPr>
          </w:pPr>
          <w:hyperlink w:anchor="_Toc479327644" w:history="1">
            <w:r w:rsidR="002126C3" w:rsidRPr="003E2CBA">
              <w:rPr>
                <w:rStyle w:val="a8"/>
                <w:rFonts w:ascii="Times New Roman" w:hAnsi="Times New Roman" w:cs="Times New Roman"/>
                <w:noProof/>
              </w:rPr>
              <w:t xml:space="preserve">5.1 </w:t>
            </w:r>
            <w:r w:rsidR="002126C3" w:rsidRPr="003E2CBA">
              <w:rPr>
                <w:rStyle w:val="a8"/>
                <w:rFonts w:ascii="Times New Roman" w:hAnsi="Times New Roman" w:cs="Times New Roman" w:hint="eastAsia"/>
                <w:noProof/>
              </w:rPr>
              <w:t>实时性</w:t>
            </w:r>
            <w:r w:rsidR="002126C3">
              <w:rPr>
                <w:noProof/>
                <w:webHidden/>
              </w:rPr>
              <w:tab/>
            </w:r>
            <w:r w:rsidR="002126C3">
              <w:rPr>
                <w:noProof/>
                <w:webHidden/>
              </w:rPr>
              <w:fldChar w:fldCharType="begin"/>
            </w:r>
            <w:r w:rsidR="002126C3">
              <w:rPr>
                <w:noProof/>
                <w:webHidden/>
              </w:rPr>
              <w:instrText xml:space="preserve"> PAGEREF _Toc479327644 \h </w:instrText>
            </w:r>
            <w:r w:rsidR="002126C3">
              <w:rPr>
                <w:noProof/>
                <w:webHidden/>
              </w:rPr>
            </w:r>
            <w:r w:rsidR="002126C3">
              <w:rPr>
                <w:noProof/>
                <w:webHidden/>
              </w:rPr>
              <w:fldChar w:fldCharType="separate"/>
            </w:r>
            <w:r w:rsidR="002126C3">
              <w:rPr>
                <w:noProof/>
                <w:webHidden/>
              </w:rPr>
              <w:t>17</w:t>
            </w:r>
            <w:r w:rsidR="002126C3">
              <w:rPr>
                <w:noProof/>
                <w:webHidden/>
              </w:rPr>
              <w:fldChar w:fldCharType="end"/>
            </w:r>
          </w:hyperlink>
        </w:p>
        <w:p w14:paraId="08A5CB96" w14:textId="77777777" w:rsidR="002126C3" w:rsidRDefault="005D2F8A">
          <w:pPr>
            <w:pStyle w:val="20"/>
            <w:tabs>
              <w:tab w:val="right" w:leader="dot" w:pos="8296"/>
            </w:tabs>
            <w:rPr>
              <w:noProof/>
              <w:sz w:val="21"/>
            </w:rPr>
          </w:pPr>
          <w:hyperlink w:anchor="_Toc479327645" w:history="1">
            <w:r w:rsidR="002126C3" w:rsidRPr="003E2CBA">
              <w:rPr>
                <w:rStyle w:val="a8"/>
                <w:rFonts w:ascii="Times New Roman" w:hAnsi="Times New Roman" w:cs="Times New Roman"/>
                <w:noProof/>
              </w:rPr>
              <w:t xml:space="preserve">5.2 </w:t>
            </w:r>
            <w:r w:rsidR="002126C3" w:rsidRPr="003E2CBA">
              <w:rPr>
                <w:rStyle w:val="a8"/>
                <w:rFonts w:ascii="Times New Roman" w:hAnsi="Times New Roman" w:cs="Times New Roman" w:hint="eastAsia"/>
                <w:noProof/>
              </w:rPr>
              <w:t>扩展性与吞吐量</w:t>
            </w:r>
            <w:r w:rsidR="002126C3">
              <w:rPr>
                <w:noProof/>
                <w:webHidden/>
              </w:rPr>
              <w:tab/>
            </w:r>
            <w:r w:rsidR="002126C3">
              <w:rPr>
                <w:noProof/>
                <w:webHidden/>
              </w:rPr>
              <w:fldChar w:fldCharType="begin"/>
            </w:r>
            <w:r w:rsidR="002126C3">
              <w:rPr>
                <w:noProof/>
                <w:webHidden/>
              </w:rPr>
              <w:instrText xml:space="preserve"> PAGEREF _Toc479327645 \h </w:instrText>
            </w:r>
            <w:r w:rsidR="002126C3">
              <w:rPr>
                <w:noProof/>
                <w:webHidden/>
              </w:rPr>
            </w:r>
            <w:r w:rsidR="002126C3">
              <w:rPr>
                <w:noProof/>
                <w:webHidden/>
              </w:rPr>
              <w:fldChar w:fldCharType="separate"/>
            </w:r>
            <w:r w:rsidR="002126C3">
              <w:rPr>
                <w:noProof/>
                <w:webHidden/>
              </w:rPr>
              <w:t>17</w:t>
            </w:r>
            <w:r w:rsidR="002126C3">
              <w:rPr>
                <w:noProof/>
                <w:webHidden/>
              </w:rPr>
              <w:fldChar w:fldCharType="end"/>
            </w:r>
          </w:hyperlink>
        </w:p>
        <w:p w14:paraId="5B7FF0B7" w14:textId="77777777" w:rsidR="002126C3" w:rsidRDefault="005D2F8A">
          <w:pPr>
            <w:pStyle w:val="20"/>
            <w:tabs>
              <w:tab w:val="right" w:leader="dot" w:pos="8296"/>
            </w:tabs>
            <w:rPr>
              <w:noProof/>
              <w:sz w:val="21"/>
            </w:rPr>
          </w:pPr>
          <w:hyperlink w:anchor="_Toc479327646" w:history="1">
            <w:r w:rsidR="002126C3" w:rsidRPr="003E2CBA">
              <w:rPr>
                <w:rStyle w:val="a8"/>
                <w:rFonts w:ascii="Times New Roman" w:hAnsi="Times New Roman" w:cs="Times New Roman"/>
                <w:noProof/>
              </w:rPr>
              <w:t xml:space="preserve">5.3 </w:t>
            </w:r>
            <w:r w:rsidR="002126C3" w:rsidRPr="003E2CBA">
              <w:rPr>
                <w:rStyle w:val="a8"/>
                <w:rFonts w:ascii="Times New Roman" w:hAnsi="Times New Roman" w:cs="Times New Roman" w:hint="eastAsia"/>
                <w:noProof/>
              </w:rPr>
              <w:t>持久化</w:t>
            </w:r>
            <w:r w:rsidR="002126C3">
              <w:rPr>
                <w:noProof/>
                <w:webHidden/>
              </w:rPr>
              <w:tab/>
            </w:r>
            <w:r w:rsidR="002126C3">
              <w:rPr>
                <w:noProof/>
                <w:webHidden/>
              </w:rPr>
              <w:fldChar w:fldCharType="begin"/>
            </w:r>
            <w:r w:rsidR="002126C3">
              <w:rPr>
                <w:noProof/>
                <w:webHidden/>
              </w:rPr>
              <w:instrText xml:space="preserve"> PAGEREF _Toc479327646 \h </w:instrText>
            </w:r>
            <w:r w:rsidR="002126C3">
              <w:rPr>
                <w:noProof/>
                <w:webHidden/>
              </w:rPr>
            </w:r>
            <w:r w:rsidR="002126C3">
              <w:rPr>
                <w:noProof/>
                <w:webHidden/>
              </w:rPr>
              <w:fldChar w:fldCharType="separate"/>
            </w:r>
            <w:r w:rsidR="002126C3">
              <w:rPr>
                <w:noProof/>
                <w:webHidden/>
              </w:rPr>
              <w:t>17</w:t>
            </w:r>
            <w:r w:rsidR="002126C3">
              <w:rPr>
                <w:noProof/>
                <w:webHidden/>
              </w:rPr>
              <w:fldChar w:fldCharType="end"/>
            </w:r>
          </w:hyperlink>
        </w:p>
        <w:p w14:paraId="5642714C" w14:textId="77777777" w:rsidR="002126C3" w:rsidRDefault="005D2F8A">
          <w:pPr>
            <w:pStyle w:val="20"/>
            <w:tabs>
              <w:tab w:val="right" w:leader="dot" w:pos="8296"/>
            </w:tabs>
            <w:rPr>
              <w:noProof/>
              <w:sz w:val="21"/>
            </w:rPr>
          </w:pPr>
          <w:hyperlink w:anchor="_Toc479327647" w:history="1">
            <w:r w:rsidR="002126C3" w:rsidRPr="003E2CBA">
              <w:rPr>
                <w:rStyle w:val="a8"/>
                <w:rFonts w:ascii="Times New Roman" w:hAnsi="Times New Roman" w:cs="Times New Roman"/>
                <w:noProof/>
              </w:rPr>
              <w:t>5.4</w:t>
            </w:r>
            <w:r w:rsidR="002126C3" w:rsidRPr="003E2CBA">
              <w:rPr>
                <w:rStyle w:val="a8"/>
                <w:rFonts w:ascii="Times New Roman" w:hAnsi="Times New Roman" w:cs="Times New Roman" w:hint="eastAsia"/>
                <w:noProof/>
              </w:rPr>
              <w:t>性能调优</w:t>
            </w:r>
            <w:r w:rsidR="002126C3">
              <w:rPr>
                <w:noProof/>
                <w:webHidden/>
              </w:rPr>
              <w:tab/>
            </w:r>
            <w:r w:rsidR="002126C3">
              <w:rPr>
                <w:noProof/>
                <w:webHidden/>
              </w:rPr>
              <w:fldChar w:fldCharType="begin"/>
            </w:r>
            <w:r w:rsidR="002126C3">
              <w:rPr>
                <w:noProof/>
                <w:webHidden/>
              </w:rPr>
              <w:instrText xml:space="preserve"> PAGEREF _Toc479327647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4E016220" w14:textId="77777777" w:rsidR="002126C3" w:rsidRDefault="005D2F8A">
          <w:pPr>
            <w:pStyle w:val="30"/>
            <w:tabs>
              <w:tab w:val="right" w:leader="dot" w:pos="8296"/>
            </w:tabs>
            <w:rPr>
              <w:noProof/>
              <w:sz w:val="21"/>
            </w:rPr>
          </w:pPr>
          <w:hyperlink w:anchor="_Toc479327648" w:history="1">
            <w:r w:rsidR="002126C3" w:rsidRPr="003E2CBA">
              <w:rPr>
                <w:rStyle w:val="a8"/>
                <w:rFonts w:ascii="Times New Roman" w:hAnsi="Times New Roman" w:cs="Times New Roman"/>
                <w:noProof/>
              </w:rPr>
              <w:t>5.4.1</w:t>
            </w:r>
            <w:r w:rsidR="002126C3" w:rsidRPr="003E2CBA">
              <w:rPr>
                <w:rStyle w:val="a8"/>
                <w:rFonts w:ascii="Times New Roman" w:hAnsi="Times New Roman" w:cs="Times New Roman" w:hint="eastAsia"/>
                <w:noProof/>
              </w:rPr>
              <w:t>合理的批处理时间</w:t>
            </w:r>
            <w:r w:rsidR="002126C3">
              <w:rPr>
                <w:noProof/>
                <w:webHidden/>
              </w:rPr>
              <w:tab/>
            </w:r>
            <w:r w:rsidR="002126C3">
              <w:rPr>
                <w:noProof/>
                <w:webHidden/>
              </w:rPr>
              <w:fldChar w:fldCharType="begin"/>
            </w:r>
            <w:r w:rsidR="002126C3">
              <w:rPr>
                <w:noProof/>
                <w:webHidden/>
              </w:rPr>
              <w:instrText xml:space="preserve"> PAGEREF _Toc479327648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261E4696" w14:textId="77777777" w:rsidR="002126C3" w:rsidRDefault="005D2F8A">
          <w:pPr>
            <w:pStyle w:val="30"/>
            <w:tabs>
              <w:tab w:val="right" w:leader="dot" w:pos="8296"/>
            </w:tabs>
            <w:rPr>
              <w:noProof/>
              <w:sz w:val="21"/>
            </w:rPr>
          </w:pPr>
          <w:hyperlink w:anchor="_Toc479327649" w:history="1">
            <w:r w:rsidR="002126C3" w:rsidRPr="003E2CBA">
              <w:rPr>
                <w:rStyle w:val="a8"/>
                <w:rFonts w:ascii="Times New Roman" w:hAnsi="Times New Roman" w:cs="Times New Roman"/>
                <w:noProof/>
              </w:rPr>
              <w:t xml:space="preserve">5.4.2 </w:t>
            </w:r>
            <w:r w:rsidR="002126C3" w:rsidRPr="003E2CBA">
              <w:rPr>
                <w:rStyle w:val="a8"/>
                <w:rFonts w:ascii="Times New Roman" w:hAnsi="Times New Roman" w:cs="Times New Roman" w:hint="eastAsia"/>
                <w:noProof/>
              </w:rPr>
              <w:t>增加并行化</w:t>
            </w:r>
            <w:r w:rsidR="002126C3">
              <w:rPr>
                <w:noProof/>
                <w:webHidden/>
              </w:rPr>
              <w:tab/>
            </w:r>
            <w:r w:rsidR="002126C3">
              <w:rPr>
                <w:noProof/>
                <w:webHidden/>
              </w:rPr>
              <w:fldChar w:fldCharType="begin"/>
            </w:r>
            <w:r w:rsidR="002126C3">
              <w:rPr>
                <w:noProof/>
                <w:webHidden/>
              </w:rPr>
              <w:instrText xml:space="preserve"> PAGEREF _Toc479327649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72869D9D" w14:textId="77777777" w:rsidR="002126C3" w:rsidRDefault="005D2F8A">
          <w:pPr>
            <w:pStyle w:val="30"/>
            <w:tabs>
              <w:tab w:val="right" w:leader="dot" w:pos="8296"/>
            </w:tabs>
            <w:rPr>
              <w:noProof/>
              <w:sz w:val="21"/>
            </w:rPr>
          </w:pPr>
          <w:hyperlink w:anchor="_Toc479327650" w:history="1">
            <w:r w:rsidR="002126C3" w:rsidRPr="003E2CBA">
              <w:rPr>
                <w:rStyle w:val="a8"/>
                <w:rFonts w:ascii="Times New Roman" w:hAnsi="Times New Roman" w:cs="Times New Roman"/>
                <w:noProof/>
              </w:rPr>
              <w:t xml:space="preserve">5.4.3 </w:t>
            </w:r>
            <w:r w:rsidR="002126C3" w:rsidRPr="003E2CBA">
              <w:rPr>
                <w:rStyle w:val="a8"/>
                <w:rFonts w:ascii="Times New Roman" w:hAnsi="Times New Roman" w:cs="Times New Roman" w:hint="eastAsia"/>
                <w:noProof/>
              </w:rPr>
              <w:t>及时清除过期数据</w:t>
            </w:r>
            <w:r w:rsidR="002126C3">
              <w:rPr>
                <w:noProof/>
                <w:webHidden/>
              </w:rPr>
              <w:tab/>
            </w:r>
            <w:r w:rsidR="002126C3">
              <w:rPr>
                <w:noProof/>
                <w:webHidden/>
              </w:rPr>
              <w:fldChar w:fldCharType="begin"/>
            </w:r>
            <w:r w:rsidR="002126C3">
              <w:rPr>
                <w:noProof/>
                <w:webHidden/>
              </w:rPr>
              <w:instrText xml:space="preserve"> PAGEREF _Toc479327650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315987EC" w14:textId="77777777" w:rsidR="002126C3" w:rsidRDefault="005D2F8A">
          <w:pPr>
            <w:pStyle w:val="10"/>
            <w:tabs>
              <w:tab w:val="right" w:leader="dot" w:pos="8296"/>
            </w:tabs>
            <w:rPr>
              <w:noProof/>
              <w:sz w:val="21"/>
            </w:rPr>
          </w:pPr>
          <w:hyperlink w:anchor="_Toc479327651" w:history="1">
            <w:r w:rsidR="002126C3" w:rsidRPr="003E2CBA">
              <w:rPr>
                <w:rStyle w:val="a8"/>
                <w:rFonts w:ascii="Times New Roman" w:hAnsi="Times New Roman" w:cs="Times New Roman"/>
                <w:noProof/>
              </w:rPr>
              <w:t>6.</w:t>
            </w:r>
            <w:r w:rsidR="002126C3" w:rsidRPr="003E2CBA">
              <w:rPr>
                <w:rStyle w:val="a8"/>
                <w:rFonts w:ascii="Times New Roman" w:hAnsi="Times New Roman" w:cs="Times New Roman" w:hint="eastAsia"/>
                <w:noProof/>
              </w:rPr>
              <w:t>运行环境</w:t>
            </w:r>
            <w:r w:rsidR="002126C3">
              <w:rPr>
                <w:noProof/>
                <w:webHidden/>
              </w:rPr>
              <w:tab/>
            </w:r>
            <w:r w:rsidR="002126C3">
              <w:rPr>
                <w:noProof/>
                <w:webHidden/>
              </w:rPr>
              <w:fldChar w:fldCharType="begin"/>
            </w:r>
            <w:r w:rsidR="002126C3">
              <w:rPr>
                <w:noProof/>
                <w:webHidden/>
              </w:rPr>
              <w:instrText xml:space="preserve"> PAGEREF _Toc479327651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52C03430" w14:textId="77777777" w:rsidR="002126C3" w:rsidRDefault="005D2F8A">
          <w:pPr>
            <w:pStyle w:val="20"/>
            <w:tabs>
              <w:tab w:val="right" w:leader="dot" w:pos="8296"/>
            </w:tabs>
            <w:rPr>
              <w:noProof/>
              <w:sz w:val="21"/>
            </w:rPr>
          </w:pPr>
          <w:hyperlink w:anchor="_Toc479327652" w:history="1">
            <w:r w:rsidR="002126C3" w:rsidRPr="003E2CBA">
              <w:rPr>
                <w:rStyle w:val="a8"/>
                <w:rFonts w:ascii="Times New Roman" w:hAnsi="Times New Roman" w:cs="Times New Roman"/>
                <w:noProof/>
              </w:rPr>
              <w:t>6.1</w:t>
            </w:r>
            <w:r w:rsidR="002126C3" w:rsidRPr="003E2CBA">
              <w:rPr>
                <w:rStyle w:val="a8"/>
                <w:rFonts w:ascii="Times New Roman" w:hAnsi="Times New Roman" w:cs="Times New Roman" w:hint="eastAsia"/>
                <w:noProof/>
              </w:rPr>
              <w:t>硬件环境</w:t>
            </w:r>
            <w:r w:rsidR="002126C3">
              <w:rPr>
                <w:noProof/>
                <w:webHidden/>
              </w:rPr>
              <w:tab/>
            </w:r>
            <w:r w:rsidR="002126C3">
              <w:rPr>
                <w:noProof/>
                <w:webHidden/>
              </w:rPr>
              <w:fldChar w:fldCharType="begin"/>
            </w:r>
            <w:r w:rsidR="002126C3">
              <w:rPr>
                <w:noProof/>
                <w:webHidden/>
              </w:rPr>
              <w:instrText xml:space="preserve"> PAGEREF _Toc479327652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329EEBE8" w14:textId="77777777" w:rsidR="002126C3" w:rsidRDefault="005D2F8A">
          <w:pPr>
            <w:pStyle w:val="20"/>
            <w:tabs>
              <w:tab w:val="right" w:leader="dot" w:pos="8296"/>
            </w:tabs>
            <w:rPr>
              <w:noProof/>
              <w:sz w:val="21"/>
            </w:rPr>
          </w:pPr>
          <w:hyperlink w:anchor="_Toc479327653" w:history="1">
            <w:r w:rsidR="002126C3" w:rsidRPr="003E2CBA">
              <w:rPr>
                <w:rStyle w:val="a8"/>
                <w:rFonts w:ascii="Times New Roman" w:hAnsi="Times New Roman" w:cs="Times New Roman"/>
                <w:noProof/>
              </w:rPr>
              <w:t>6.2</w:t>
            </w:r>
            <w:r w:rsidR="002126C3" w:rsidRPr="003E2CBA">
              <w:rPr>
                <w:rStyle w:val="a8"/>
                <w:rFonts w:ascii="Times New Roman" w:hAnsi="Times New Roman" w:cs="Times New Roman" w:hint="eastAsia"/>
                <w:noProof/>
              </w:rPr>
              <w:t>软件环境</w:t>
            </w:r>
            <w:r w:rsidR="002126C3">
              <w:rPr>
                <w:noProof/>
                <w:webHidden/>
              </w:rPr>
              <w:tab/>
            </w:r>
            <w:r w:rsidR="002126C3">
              <w:rPr>
                <w:noProof/>
                <w:webHidden/>
              </w:rPr>
              <w:fldChar w:fldCharType="begin"/>
            </w:r>
            <w:r w:rsidR="002126C3">
              <w:rPr>
                <w:noProof/>
                <w:webHidden/>
              </w:rPr>
              <w:instrText xml:space="preserve"> PAGEREF _Toc479327653 \h </w:instrText>
            </w:r>
            <w:r w:rsidR="002126C3">
              <w:rPr>
                <w:noProof/>
                <w:webHidden/>
              </w:rPr>
            </w:r>
            <w:r w:rsidR="002126C3">
              <w:rPr>
                <w:noProof/>
                <w:webHidden/>
              </w:rPr>
              <w:fldChar w:fldCharType="separate"/>
            </w:r>
            <w:r w:rsidR="002126C3">
              <w:rPr>
                <w:noProof/>
                <w:webHidden/>
              </w:rPr>
              <w:t>18</w:t>
            </w:r>
            <w:r w:rsidR="002126C3">
              <w:rPr>
                <w:noProof/>
                <w:webHidden/>
              </w:rPr>
              <w:fldChar w:fldCharType="end"/>
            </w:r>
          </w:hyperlink>
        </w:p>
        <w:p w14:paraId="15CCEE4A" w14:textId="77777777" w:rsidR="002126C3" w:rsidRDefault="005D2F8A">
          <w:pPr>
            <w:pStyle w:val="10"/>
            <w:tabs>
              <w:tab w:val="right" w:leader="dot" w:pos="8296"/>
            </w:tabs>
            <w:rPr>
              <w:noProof/>
              <w:sz w:val="21"/>
            </w:rPr>
          </w:pPr>
          <w:hyperlink w:anchor="_Toc479327654" w:history="1">
            <w:r w:rsidR="002126C3" w:rsidRPr="003E2CBA">
              <w:rPr>
                <w:rStyle w:val="a8"/>
                <w:rFonts w:ascii="Times New Roman" w:hAnsi="Times New Roman" w:cs="Times New Roman"/>
                <w:noProof/>
              </w:rPr>
              <w:t>7.</w:t>
            </w:r>
            <w:r w:rsidR="002126C3" w:rsidRPr="003E2CBA">
              <w:rPr>
                <w:rStyle w:val="a8"/>
                <w:rFonts w:ascii="Times New Roman" w:hAnsi="Times New Roman" w:cs="Times New Roman" w:hint="eastAsia"/>
                <w:noProof/>
              </w:rPr>
              <w:t>参考资料</w:t>
            </w:r>
            <w:r w:rsidR="002126C3">
              <w:rPr>
                <w:noProof/>
                <w:webHidden/>
              </w:rPr>
              <w:tab/>
            </w:r>
            <w:r w:rsidR="002126C3">
              <w:rPr>
                <w:noProof/>
                <w:webHidden/>
              </w:rPr>
              <w:fldChar w:fldCharType="begin"/>
            </w:r>
            <w:r w:rsidR="002126C3">
              <w:rPr>
                <w:noProof/>
                <w:webHidden/>
              </w:rPr>
              <w:instrText xml:space="preserve"> PAGEREF _Toc479327654 \h </w:instrText>
            </w:r>
            <w:r w:rsidR="002126C3">
              <w:rPr>
                <w:noProof/>
                <w:webHidden/>
              </w:rPr>
            </w:r>
            <w:r w:rsidR="002126C3">
              <w:rPr>
                <w:noProof/>
                <w:webHidden/>
              </w:rPr>
              <w:fldChar w:fldCharType="separate"/>
            </w:r>
            <w:r w:rsidR="002126C3">
              <w:rPr>
                <w:noProof/>
                <w:webHidden/>
              </w:rPr>
              <w:t>19</w:t>
            </w:r>
            <w:r w:rsidR="002126C3">
              <w:rPr>
                <w:noProof/>
                <w:webHidden/>
              </w:rPr>
              <w:fldChar w:fldCharType="end"/>
            </w:r>
          </w:hyperlink>
        </w:p>
        <w:p w14:paraId="71DE398A" w14:textId="77777777"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14:paraId="755246DC" w14:textId="77777777" w:rsidR="00241A1B" w:rsidRPr="00801DF8" w:rsidRDefault="00241A1B" w:rsidP="00241A1B">
      <w:pPr>
        <w:widowControl/>
        <w:jc w:val="left"/>
        <w:rPr>
          <w:rFonts w:ascii="Times New Roman" w:hAnsi="Times New Roman" w:cs="Times New Roman"/>
        </w:rPr>
      </w:pPr>
    </w:p>
    <w:p w14:paraId="70755D21" w14:textId="77777777"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14:paraId="6182BAE4" w14:textId="77777777" w:rsidR="00241A1B" w:rsidRPr="00801DF8" w:rsidRDefault="00241A1B" w:rsidP="00241A1B">
      <w:pPr>
        <w:pStyle w:val="aa"/>
        <w:rPr>
          <w:rFonts w:ascii="Times New Roman" w:hAnsi="Times New Roman" w:cs="Times New Roman"/>
        </w:rPr>
      </w:pPr>
      <w:bookmarkStart w:id="2" w:name="_Toc479327611"/>
      <w:r w:rsidRPr="00801DF8">
        <w:rPr>
          <w:rFonts w:ascii="Times New Roman" w:hAnsi="Times New Roman" w:cs="Times New Roman"/>
        </w:rPr>
        <w:lastRenderedPageBreak/>
        <w:t>图片目录</w:t>
      </w:r>
      <w:bookmarkEnd w:id="2"/>
    </w:p>
    <w:p w14:paraId="6F489910" w14:textId="77777777" w:rsidR="00CC6749"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CC6749" w:rsidRPr="00A23E4B">
        <w:rPr>
          <w:rFonts w:ascii="Times New Roman" w:hAnsi="Times New Roman" w:cs="Times New Roman" w:hint="eastAsia"/>
          <w:noProof/>
        </w:rPr>
        <w:t>图</w:t>
      </w:r>
      <w:r w:rsidR="00CC6749" w:rsidRPr="00A23E4B">
        <w:rPr>
          <w:rFonts w:ascii="Times New Roman" w:hAnsi="Times New Roman" w:cs="Times New Roman"/>
          <w:noProof/>
        </w:rPr>
        <w:t xml:space="preserve"> 1 Spark</w:t>
      </w:r>
      <w:r w:rsidR="00CC6749" w:rsidRPr="00A23E4B">
        <w:rPr>
          <w:rFonts w:ascii="Times New Roman" w:hAnsi="Times New Roman" w:cs="Times New Roman" w:hint="eastAsia"/>
          <w:noProof/>
        </w:rPr>
        <w:t>生态系统</w:t>
      </w:r>
      <w:r w:rsidR="00CC6749">
        <w:rPr>
          <w:noProof/>
        </w:rPr>
        <w:tab/>
      </w:r>
      <w:r w:rsidR="00CC6749">
        <w:rPr>
          <w:noProof/>
        </w:rPr>
        <w:fldChar w:fldCharType="begin"/>
      </w:r>
      <w:r w:rsidR="00CC6749">
        <w:rPr>
          <w:noProof/>
        </w:rPr>
        <w:instrText xml:space="preserve"> PAGEREF _Toc479327569 \h </w:instrText>
      </w:r>
      <w:r w:rsidR="00CC6749">
        <w:rPr>
          <w:noProof/>
        </w:rPr>
      </w:r>
      <w:r w:rsidR="00CC6749">
        <w:rPr>
          <w:noProof/>
        </w:rPr>
        <w:fldChar w:fldCharType="separate"/>
      </w:r>
      <w:r w:rsidR="00CC6749">
        <w:rPr>
          <w:noProof/>
        </w:rPr>
        <w:t>1</w:t>
      </w:r>
      <w:r w:rsidR="00CC6749">
        <w:rPr>
          <w:noProof/>
        </w:rPr>
        <w:fldChar w:fldCharType="end"/>
      </w:r>
    </w:p>
    <w:p w14:paraId="4F24EBA7"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10 </w:t>
      </w:r>
      <w:r w:rsidRPr="00A23E4B">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_Toc479327570 \h </w:instrText>
      </w:r>
      <w:r>
        <w:rPr>
          <w:noProof/>
        </w:rPr>
      </w:r>
      <w:r>
        <w:rPr>
          <w:noProof/>
        </w:rPr>
        <w:fldChar w:fldCharType="separate"/>
      </w:r>
      <w:r>
        <w:rPr>
          <w:noProof/>
        </w:rPr>
        <w:t>4</w:t>
      </w:r>
      <w:r>
        <w:rPr>
          <w:noProof/>
        </w:rPr>
        <w:fldChar w:fldCharType="end"/>
      </w:r>
    </w:p>
    <w:p w14:paraId="567154C9"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2 DStream</w:t>
      </w:r>
      <w:r w:rsidRPr="00A23E4B">
        <w:rPr>
          <w:rFonts w:ascii="Times New Roman" w:hAnsi="Times New Roman" w:cs="Times New Roman" w:hint="eastAsia"/>
          <w:noProof/>
        </w:rPr>
        <w:t>的离散化</w:t>
      </w:r>
      <w:r>
        <w:rPr>
          <w:noProof/>
        </w:rPr>
        <w:tab/>
      </w:r>
      <w:r>
        <w:rPr>
          <w:noProof/>
        </w:rPr>
        <w:fldChar w:fldCharType="begin"/>
      </w:r>
      <w:r>
        <w:rPr>
          <w:noProof/>
        </w:rPr>
        <w:instrText xml:space="preserve"> PAGEREF _Toc479327571 \h </w:instrText>
      </w:r>
      <w:r>
        <w:rPr>
          <w:noProof/>
        </w:rPr>
      </w:r>
      <w:r>
        <w:rPr>
          <w:noProof/>
        </w:rPr>
        <w:fldChar w:fldCharType="separate"/>
      </w:r>
      <w:r>
        <w:rPr>
          <w:noProof/>
        </w:rPr>
        <w:t>6</w:t>
      </w:r>
      <w:r>
        <w:rPr>
          <w:noProof/>
        </w:rPr>
        <w:fldChar w:fldCharType="end"/>
      </w:r>
    </w:p>
    <w:p w14:paraId="54CE8B2B"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3 DStream</w:t>
      </w:r>
      <w:r w:rsidRPr="00A23E4B">
        <w:rPr>
          <w:rFonts w:ascii="Times New Roman" w:hAnsi="Times New Roman" w:cs="Times New Roman" w:hint="eastAsia"/>
          <w:noProof/>
        </w:rPr>
        <w:t>与</w:t>
      </w:r>
      <w:r w:rsidRPr="00A23E4B">
        <w:rPr>
          <w:rFonts w:ascii="Times New Roman" w:hAnsi="Times New Roman" w:cs="Times New Roman"/>
          <w:noProof/>
        </w:rPr>
        <w:t>RDD</w:t>
      </w:r>
      <w:r>
        <w:rPr>
          <w:noProof/>
        </w:rPr>
        <w:tab/>
      </w:r>
      <w:r>
        <w:rPr>
          <w:noProof/>
        </w:rPr>
        <w:fldChar w:fldCharType="begin"/>
      </w:r>
      <w:r>
        <w:rPr>
          <w:noProof/>
        </w:rPr>
        <w:instrText xml:space="preserve"> PAGEREF _Toc479327572 \h </w:instrText>
      </w:r>
      <w:r>
        <w:rPr>
          <w:noProof/>
        </w:rPr>
      </w:r>
      <w:r>
        <w:rPr>
          <w:noProof/>
        </w:rPr>
        <w:fldChar w:fldCharType="separate"/>
      </w:r>
      <w:r>
        <w:rPr>
          <w:noProof/>
        </w:rPr>
        <w:t>7</w:t>
      </w:r>
      <w:r>
        <w:rPr>
          <w:noProof/>
        </w:rPr>
        <w:fldChar w:fldCharType="end"/>
      </w:r>
    </w:p>
    <w:p w14:paraId="12BDDCE5"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4 Spark</w:t>
      </w:r>
      <w:r w:rsidRPr="00A23E4B">
        <w:rPr>
          <w:rFonts w:ascii="Times New Roman" w:hAnsi="Times New Roman" w:cs="Times New Roman" w:hint="eastAsia"/>
          <w:noProof/>
        </w:rPr>
        <w:t>工作流程</w:t>
      </w:r>
      <w:r>
        <w:rPr>
          <w:noProof/>
        </w:rPr>
        <w:tab/>
      </w:r>
      <w:r>
        <w:rPr>
          <w:noProof/>
        </w:rPr>
        <w:fldChar w:fldCharType="begin"/>
      </w:r>
      <w:r>
        <w:rPr>
          <w:noProof/>
        </w:rPr>
        <w:instrText xml:space="preserve"> PAGEREF _Toc479327573 \h </w:instrText>
      </w:r>
      <w:r>
        <w:rPr>
          <w:noProof/>
        </w:rPr>
      </w:r>
      <w:r>
        <w:rPr>
          <w:noProof/>
        </w:rPr>
        <w:fldChar w:fldCharType="separate"/>
      </w:r>
      <w:r>
        <w:rPr>
          <w:noProof/>
        </w:rPr>
        <w:t>8</w:t>
      </w:r>
      <w:r>
        <w:rPr>
          <w:noProof/>
        </w:rPr>
        <w:fldChar w:fldCharType="end"/>
      </w:r>
    </w:p>
    <w:p w14:paraId="18D002BA"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5 </w:t>
      </w:r>
      <w:r w:rsidRPr="00A23E4B">
        <w:rPr>
          <w:rFonts w:ascii="Times New Roman" w:hAnsi="Times New Roman" w:cs="Times New Roman" w:hint="eastAsia"/>
          <w:noProof/>
        </w:rPr>
        <w:t>用例图</w:t>
      </w:r>
      <w:r>
        <w:rPr>
          <w:noProof/>
        </w:rPr>
        <w:tab/>
      </w:r>
      <w:r>
        <w:rPr>
          <w:noProof/>
        </w:rPr>
        <w:fldChar w:fldCharType="begin"/>
      </w:r>
      <w:r>
        <w:rPr>
          <w:noProof/>
        </w:rPr>
        <w:instrText xml:space="preserve"> PAGEREF _Toc479327574 \h </w:instrText>
      </w:r>
      <w:r>
        <w:rPr>
          <w:noProof/>
        </w:rPr>
      </w:r>
      <w:r>
        <w:rPr>
          <w:noProof/>
        </w:rPr>
        <w:fldChar w:fldCharType="separate"/>
      </w:r>
      <w:r>
        <w:rPr>
          <w:noProof/>
        </w:rPr>
        <w:t>13</w:t>
      </w:r>
      <w:r>
        <w:rPr>
          <w:noProof/>
        </w:rPr>
        <w:fldChar w:fldCharType="end"/>
      </w:r>
    </w:p>
    <w:p w14:paraId="7F05629F"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6</w:t>
      </w:r>
      <w:r w:rsidRPr="00A23E4B">
        <w:rPr>
          <w:rFonts w:ascii="Times New Roman" w:hAnsi="Times New Roman" w:cs="Times New Roman" w:hint="eastAsia"/>
          <w:noProof/>
        </w:rPr>
        <w:t>产生与输入数据</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_Toc479327575 \h </w:instrText>
      </w:r>
      <w:r>
        <w:rPr>
          <w:noProof/>
        </w:rPr>
      </w:r>
      <w:r>
        <w:rPr>
          <w:noProof/>
        </w:rPr>
        <w:fldChar w:fldCharType="separate"/>
      </w:r>
      <w:r>
        <w:rPr>
          <w:noProof/>
        </w:rPr>
        <w:t>14</w:t>
      </w:r>
      <w:r>
        <w:rPr>
          <w:noProof/>
        </w:rPr>
        <w:fldChar w:fldCharType="end"/>
      </w:r>
    </w:p>
    <w:p w14:paraId="0CA571CA"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7</w:t>
      </w:r>
      <w:r w:rsidRPr="00A23E4B">
        <w:rPr>
          <w:rFonts w:ascii="Times New Roman" w:hAnsi="Times New Roman" w:cs="Times New Roman" w:hint="eastAsia"/>
          <w:noProof/>
        </w:rPr>
        <w:t>数据流抽象</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_Toc479327576 \h </w:instrText>
      </w:r>
      <w:r>
        <w:rPr>
          <w:noProof/>
        </w:rPr>
      </w:r>
      <w:r>
        <w:rPr>
          <w:noProof/>
        </w:rPr>
        <w:fldChar w:fldCharType="separate"/>
      </w:r>
      <w:r>
        <w:rPr>
          <w:noProof/>
        </w:rPr>
        <w:t>15</w:t>
      </w:r>
      <w:r>
        <w:rPr>
          <w:noProof/>
        </w:rPr>
        <w:fldChar w:fldCharType="end"/>
      </w:r>
    </w:p>
    <w:p w14:paraId="420B07F5"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8</w:t>
      </w:r>
      <w:r w:rsidRPr="00A23E4B">
        <w:rPr>
          <w:rFonts w:ascii="Times New Roman" w:hAnsi="Times New Roman" w:cs="Times New Roman" w:hint="eastAsia"/>
          <w:noProof/>
        </w:rPr>
        <w:t>系统容错</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_Toc479327577 \h </w:instrText>
      </w:r>
      <w:r>
        <w:rPr>
          <w:noProof/>
        </w:rPr>
      </w:r>
      <w:r>
        <w:rPr>
          <w:noProof/>
        </w:rPr>
        <w:fldChar w:fldCharType="separate"/>
      </w:r>
      <w:r>
        <w:rPr>
          <w:noProof/>
        </w:rPr>
        <w:t>16</w:t>
      </w:r>
      <w:r>
        <w:rPr>
          <w:noProof/>
        </w:rPr>
        <w:fldChar w:fldCharType="end"/>
      </w:r>
    </w:p>
    <w:p w14:paraId="3C3D16F9" w14:textId="77777777"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9</w:t>
      </w:r>
      <w:r w:rsidRPr="00A23E4B">
        <w:rPr>
          <w:rFonts w:ascii="Times New Roman" w:hAnsi="Times New Roman" w:cs="Times New Roman" w:hint="eastAsia"/>
          <w:noProof/>
        </w:rPr>
        <w:t>作业调度</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_Toc479327578 \h </w:instrText>
      </w:r>
      <w:r>
        <w:rPr>
          <w:noProof/>
        </w:rPr>
      </w:r>
      <w:r>
        <w:rPr>
          <w:noProof/>
        </w:rPr>
        <w:fldChar w:fldCharType="separate"/>
      </w:r>
      <w:r>
        <w:rPr>
          <w:noProof/>
        </w:rPr>
        <w:t>16</w:t>
      </w:r>
      <w:r>
        <w:rPr>
          <w:noProof/>
        </w:rPr>
        <w:fldChar w:fldCharType="end"/>
      </w:r>
    </w:p>
    <w:p w14:paraId="0EA7278D" w14:textId="77777777"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14:paraId="3DA4FE93" w14:textId="77777777" w:rsidR="00F5401E" w:rsidRPr="00801DF8" w:rsidRDefault="00F5401E" w:rsidP="00FB1C6C">
      <w:pPr>
        <w:pStyle w:val="aa"/>
        <w:rPr>
          <w:rFonts w:ascii="Times New Roman" w:hAnsi="Times New Roman" w:cs="Times New Roman"/>
        </w:rPr>
      </w:pPr>
      <w:bookmarkStart w:id="3" w:name="_Toc479327612"/>
      <w:r w:rsidRPr="00801DF8">
        <w:rPr>
          <w:rFonts w:ascii="Times New Roman" w:hAnsi="Times New Roman" w:cs="Times New Roman"/>
        </w:rPr>
        <w:lastRenderedPageBreak/>
        <w:t>表格目录</w:t>
      </w:r>
      <w:bookmarkEnd w:id="3"/>
    </w:p>
    <w:p w14:paraId="7DC729A3" w14:textId="77777777" w:rsidR="00CC6749"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79327579"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1 </w:t>
        </w:r>
        <w:r w:rsidR="00CC6749" w:rsidRPr="00470634">
          <w:rPr>
            <w:rStyle w:val="a8"/>
            <w:rFonts w:ascii="Times New Roman" w:hAnsi="Times New Roman" w:cs="Times New Roman" w:hint="eastAsia"/>
            <w:noProof/>
          </w:rPr>
          <w:t>术语和缩略语表</w:t>
        </w:r>
        <w:r w:rsidR="00CC6749">
          <w:rPr>
            <w:noProof/>
            <w:webHidden/>
          </w:rPr>
          <w:tab/>
        </w:r>
        <w:r w:rsidR="00CC6749">
          <w:rPr>
            <w:noProof/>
            <w:webHidden/>
          </w:rPr>
          <w:fldChar w:fldCharType="begin"/>
        </w:r>
        <w:r w:rsidR="00CC6749">
          <w:rPr>
            <w:noProof/>
            <w:webHidden/>
          </w:rPr>
          <w:instrText xml:space="preserve"> PAGEREF _Toc479327579 \h </w:instrText>
        </w:r>
        <w:r w:rsidR="00CC6749">
          <w:rPr>
            <w:noProof/>
            <w:webHidden/>
          </w:rPr>
        </w:r>
        <w:r w:rsidR="00CC6749">
          <w:rPr>
            <w:noProof/>
            <w:webHidden/>
          </w:rPr>
          <w:fldChar w:fldCharType="separate"/>
        </w:r>
        <w:r w:rsidR="00CC6749">
          <w:rPr>
            <w:noProof/>
            <w:webHidden/>
          </w:rPr>
          <w:t>2</w:t>
        </w:r>
        <w:r w:rsidR="00CC6749">
          <w:rPr>
            <w:noProof/>
            <w:webHidden/>
          </w:rPr>
          <w:fldChar w:fldCharType="end"/>
        </w:r>
      </w:hyperlink>
    </w:p>
    <w:p w14:paraId="5C95430E" w14:textId="77777777" w:rsidR="00CC6749" w:rsidRDefault="005D2F8A">
      <w:pPr>
        <w:pStyle w:val="a9"/>
        <w:tabs>
          <w:tab w:val="right" w:leader="dot" w:pos="8296"/>
        </w:tabs>
        <w:ind w:left="900" w:hanging="480"/>
        <w:rPr>
          <w:noProof/>
          <w:sz w:val="21"/>
        </w:rPr>
      </w:pPr>
      <w:hyperlink w:anchor="_Toc479327580"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2 transformation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_Toc479327580 \h </w:instrText>
        </w:r>
        <w:r w:rsidR="00CC6749">
          <w:rPr>
            <w:noProof/>
            <w:webHidden/>
          </w:rPr>
        </w:r>
        <w:r w:rsidR="00CC6749">
          <w:rPr>
            <w:noProof/>
            <w:webHidden/>
          </w:rPr>
          <w:fldChar w:fldCharType="separate"/>
        </w:r>
        <w:r w:rsidR="00CC6749">
          <w:rPr>
            <w:noProof/>
            <w:webHidden/>
          </w:rPr>
          <w:t>8</w:t>
        </w:r>
        <w:r w:rsidR="00CC6749">
          <w:rPr>
            <w:noProof/>
            <w:webHidden/>
          </w:rPr>
          <w:fldChar w:fldCharType="end"/>
        </w:r>
      </w:hyperlink>
    </w:p>
    <w:p w14:paraId="653A5F34" w14:textId="77777777" w:rsidR="00CC6749" w:rsidRDefault="005D2F8A">
      <w:pPr>
        <w:pStyle w:val="a9"/>
        <w:tabs>
          <w:tab w:val="right" w:leader="dot" w:pos="8296"/>
        </w:tabs>
        <w:ind w:left="900" w:hanging="480"/>
        <w:rPr>
          <w:noProof/>
          <w:sz w:val="21"/>
        </w:rPr>
      </w:pPr>
      <w:hyperlink w:anchor="_Toc479327581"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3 action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_Toc479327581 \h </w:instrText>
        </w:r>
        <w:r w:rsidR="00CC6749">
          <w:rPr>
            <w:noProof/>
            <w:webHidden/>
          </w:rPr>
        </w:r>
        <w:r w:rsidR="00CC6749">
          <w:rPr>
            <w:noProof/>
            <w:webHidden/>
          </w:rPr>
          <w:fldChar w:fldCharType="separate"/>
        </w:r>
        <w:r w:rsidR="00CC6749">
          <w:rPr>
            <w:noProof/>
            <w:webHidden/>
          </w:rPr>
          <w:t>9</w:t>
        </w:r>
        <w:r w:rsidR="00CC6749">
          <w:rPr>
            <w:noProof/>
            <w:webHidden/>
          </w:rPr>
          <w:fldChar w:fldCharType="end"/>
        </w:r>
      </w:hyperlink>
    </w:p>
    <w:p w14:paraId="0B63360B" w14:textId="77777777" w:rsidR="00CC6749" w:rsidRDefault="005D2F8A">
      <w:pPr>
        <w:pStyle w:val="a9"/>
        <w:tabs>
          <w:tab w:val="right" w:leader="dot" w:pos="8296"/>
        </w:tabs>
        <w:ind w:left="900" w:hanging="480"/>
        <w:rPr>
          <w:noProof/>
          <w:sz w:val="21"/>
        </w:rPr>
      </w:pPr>
      <w:hyperlink w:anchor="_Toc479327582"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4 </w:t>
        </w:r>
        <w:r w:rsidR="00CC6749" w:rsidRPr="00470634">
          <w:rPr>
            <w:rStyle w:val="a8"/>
            <w:rFonts w:ascii="Times New Roman" w:hAnsi="Times New Roman" w:cs="Times New Roman" w:hint="eastAsia"/>
            <w:noProof/>
          </w:rPr>
          <w:t>软件环境表</w:t>
        </w:r>
        <w:r w:rsidR="00CC6749">
          <w:rPr>
            <w:noProof/>
            <w:webHidden/>
          </w:rPr>
          <w:tab/>
        </w:r>
        <w:r w:rsidR="00CC6749">
          <w:rPr>
            <w:noProof/>
            <w:webHidden/>
          </w:rPr>
          <w:fldChar w:fldCharType="begin"/>
        </w:r>
        <w:r w:rsidR="00CC6749">
          <w:rPr>
            <w:noProof/>
            <w:webHidden/>
          </w:rPr>
          <w:instrText xml:space="preserve"> PAGEREF _Toc479327582 \h </w:instrText>
        </w:r>
        <w:r w:rsidR="00CC6749">
          <w:rPr>
            <w:noProof/>
            <w:webHidden/>
          </w:rPr>
        </w:r>
        <w:r w:rsidR="00CC6749">
          <w:rPr>
            <w:noProof/>
            <w:webHidden/>
          </w:rPr>
          <w:fldChar w:fldCharType="separate"/>
        </w:r>
        <w:r w:rsidR="00CC6749">
          <w:rPr>
            <w:noProof/>
            <w:webHidden/>
          </w:rPr>
          <w:t>18</w:t>
        </w:r>
        <w:r w:rsidR="00CC6749">
          <w:rPr>
            <w:noProof/>
            <w:webHidden/>
          </w:rPr>
          <w:fldChar w:fldCharType="end"/>
        </w:r>
      </w:hyperlink>
    </w:p>
    <w:p w14:paraId="781D09E7" w14:textId="77777777"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14:paraId="0D11CED1" w14:textId="77777777" w:rsidR="0074542E" w:rsidRPr="00801DF8" w:rsidRDefault="0074542E" w:rsidP="00241A1B">
      <w:pPr>
        <w:widowControl/>
        <w:jc w:val="left"/>
        <w:rPr>
          <w:rFonts w:ascii="Times New Roman" w:hAnsi="Times New Roman" w:cs="Times New Roman"/>
        </w:rPr>
      </w:pPr>
    </w:p>
    <w:p w14:paraId="7F37F0FA" w14:textId="77777777"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14:paraId="2024AAD9" w14:textId="77777777" w:rsidR="00241A1B" w:rsidRPr="00801DF8" w:rsidRDefault="00241A1B" w:rsidP="00C2605B">
      <w:pPr>
        <w:pStyle w:val="1"/>
        <w:numPr>
          <w:ilvl w:val="0"/>
          <w:numId w:val="1"/>
        </w:numPr>
        <w:rPr>
          <w:rFonts w:ascii="Times New Roman" w:hAnsi="Times New Roman" w:cs="Times New Roman"/>
        </w:rPr>
      </w:pPr>
      <w:bookmarkStart w:id="4" w:name="_Toc479327613"/>
      <w:r w:rsidRPr="00801DF8">
        <w:rPr>
          <w:rFonts w:ascii="Times New Roman" w:hAnsi="Times New Roman" w:cs="Times New Roman"/>
        </w:rPr>
        <w:lastRenderedPageBreak/>
        <w:t>前言</w:t>
      </w:r>
      <w:bookmarkEnd w:id="4"/>
    </w:p>
    <w:p w14:paraId="39BAFC68" w14:textId="77777777" w:rsidR="00241A1B" w:rsidRPr="00801DF8" w:rsidRDefault="00241A1B" w:rsidP="00241A1B">
      <w:pPr>
        <w:pStyle w:val="2"/>
        <w:numPr>
          <w:ilvl w:val="1"/>
          <w:numId w:val="1"/>
        </w:numPr>
        <w:rPr>
          <w:rFonts w:ascii="Times New Roman" w:hAnsi="Times New Roman" w:cs="Times New Roman"/>
        </w:rPr>
      </w:pPr>
      <w:bookmarkStart w:id="5" w:name="_Toc479327614"/>
      <w:r w:rsidRPr="00801DF8">
        <w:rPr>
          <w:rFonts w:ascii="Times New Roman" w:hAnsi="Times New Roman" w:cs="Times New Roman"/>
        </w:rPr>
        <w:t>目的</w:t>
      </w:r>
      <w:bookmarkEnd w:id="5"/>
    </w:p>
    <w:p w14:paraId="5571F6C0" w14:textId="77777777"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14:paraId="1013FCD8" w14:textId="77777777" w:rsidR="00241A1B" w:rsidRPr="00801DF8" w:rsidRDefault="00241A1B" w:rsidP="00241A1B">
      <w:pPr>
        <w:pStyle w:val="2"/>
        <w:numPr>
          <w:ilvl w:val="1"/>
          <w:numId w:val="1"/>
        </w:numPr>
        <w:rPr>
          <w:rFonts w:ascii="Times New Roman" w:hAnsi="Times New Roman" w:cs="Times New Roman"/>
        </w:rPr>
      </w:pPr>
      <w:bookmarkStart w:id="6" w:name="_Toc479327615"/>
      <w:r w:rsidRPr="00801DF8">
        <w:rPr>
          <w:rFonts w:ascii="Times New Roman" w:hAnsi="Times New Roman" w:cs="Times New Roman"/>
        </w:rPr>
        <w:t>系统概述</w:t>
      </w:r>
      <w:bookmarkEnd w:id="6"/>
    </w:p>
    <w:p w14:paraId="69D79CD1" w14:textId="77777777"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14:paraId="0FA80087" w14:textId="77777777"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proofErr w:type="spellStart"/>
      <w:r w:rsidRPr="00801DF8">
        <w:rPr>
          <w:rFonts w:ascii="Times New Roman" w:hAnsi="Times New Roman" w:cs="Times New Roman"/>
          <w:szCs w:val="24"/>
        </w:rPr>
        <w:t>MapReduce</w:t>
      </w:r>
      <w:proofErr w:type="spellEnd"/>
      <w:r w:rsidRPr="00801DF8">
        <w:rPr>
          <w:rFonts w:ascii="Times New Roman" w:hAnsi="Times New Roman" w:cs="Times New Roman"/>
          <w:szCs w:val="24"/>
        </w:rPr>
        <w:t>的分布式计算框架，其核心是弹性分布式数据集，提供了比</w:t>
      </w:r>
      <w:proofErr w:type="spellStart"/>
      <w:r w:rsidRPr="00801DF8">
        <w:rPr>
          <w:rFonts w:ascii="Times New Roman" w:hAnsi="Times New Roman" w:cs="Times New Roman"/>
          <w:szCs w:val="24"/>
        </w:rPr>
        <w:t>MapReduce</w:t>
      </w:r>
      <w:proofErr w:type="spellEnd"/>
      <w:r w:rsidRPr="00801DF8">
        <w:rPr>
          <w:rFonts w:ascii="Times New Roman" w:hAnsi="Times New Roman" w:cs="Times New Roman"/>
          <w:szCs w:val="24"/>
        </w:rPr>
        <w:t>更丰富的模型，可以快速在内存中对数据集进行多次迭代，以支持复杂的数据挖掘算法和图形计算算法。</w:t>
      </w:r>
    </w:p>
    <w:p w14:paraId="3B290586" w14:textId="77777777"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 xml:space="preserve">Spark SQL, Spark Streaming, </w:t>
      </w:r>
      <w:proofErr w:type="spellStart"/>
      <w:r w:rsidRPr="00801DF8">
        <w:rPr>
          <w:rFonts w:ascii="Times New Roman" w:hAnsi="Times New Roman" w:cs="Times New Roman"/>
          <w:szCs w:val="24"/>
        </w:rPr>
        <w:t>MLib</w:t>
      </w:r>
      <w:proofErr w:type="spellEnd"/>
      <w:r w:rsidRPr="00801DF8">
        <w:rPr>
          <w:rFonts w:ascii="Times New Roman" w:hAnsi="Times New Roman" w:cs="Times New Roman"/>
          <w:szCs w:val="24"/>
        </w:rPr>
        <w:t>和</w:t>
      </w:r>
      <w:proofErr w:type="spellStart"/>
      <w:r w:rsidRPr="00801DF8">
        <w:rPr>
          <w:rFonts w:ascii="Times New Roman" w:hAnsi="Times New Roman" w:cs="Times New Roman"/>
          <w:szCs w:val="24"/>
        </w:rPr>
        <w:t>GraphX</w:t>
      </w:r>
      <w:proofErr w:type="spellEnd"/>
      <w:r w:rsidRPr="00801DF8">
        <w:rPr>
          <w:rFonts w:ascii="Times New Roman" w:hAnsi="Times New Roman" w:cs="Times New Roman"/>
          <w:szCs w:val="24"/>
        </w:rPr>
        <w:t>等上层模块构成的生态系统。</w:t>
      </w:r>
    </w:p>
    <w:p w14:paraId="2FC5AE49" w14:textId="77777777"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70164D86" wp14:editId="22A90FD5">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14:paraId="4DBC00BC" w14:textId="77777777" w:rsidR="00636460" w:rsidRPr="00801DF8" w:rsidRDefault="00B87501" w:rsidP="00B87501">
      <w:pPr>
        <w:pStyle w:val="a7"/>
        <w:jc w:val="center"/>
        <w:rPr>
          <w:rFonts w:ascii="Times New Roman" w:hAnsi="Times New Roman" w:cs="Times New Roman"/>
        </w:rPr>
      </w:pPr>
      <w:bookmarkStart w:id="7" w:name="_Toc47932756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7"/>
    </w:p>
    <w:p w14:paraId="4074FA73" w14:textId="77777777" w:rsidR="00241A1B" w:rsidRPr="00801DF8" w:rsidRDefault="00241A1B" w:rsidP="00241A1B">
      <w:pPr>
        <w:pStyle w:val="2"/>
        <w:numPr>
          <w:ilvl w:val="1"/>
          <w:numId w:val="1"/>
        </w:numPr>
        <w:rPr>
          <w:rFonts w:ascii="Times New Roman" w:hAnsi="Times New Roman" w:cs="Times New Roman"/>
        </w:rPr>
      </w:pPr>
      <w:bookmarkStart w:id="8" w:name="_Toc479327616"/>
      <w:r w:rsidRPr="00801DF8">
        <w:rPr>
          <w:rFonts w:ascii="Times New Roman" w:hAnsi="Times New Roman" w:cs="Times New Roman"/>
        </w:rPr>
        <w:t>文档概述</w:t>
      </w:r>
      <w:bookmarkEnd w:id="8"/>
    </w:p>
    <w:p w14:paraId="62B8D28F" w14:textId="77777777"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14:paraId="6772AE69" w14:textId="77777777"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14:paraId="3599D2A7" w14:textId="77777777"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14:paraId="693328B5" w14:textId="77777777"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14:paraId="6AAD9200" w14:textId="77777777"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14:paraId="1FC6F992" w14:textId="77777777"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14:paraId="2F611B46" w14:textId="77777777" w:rsidR="00241A1B" w:rsidRPr="00801DF8" w:rsidRDefault="00241A1B" w:rsidP="00241A1B">
      <w:pPr>
        <w:pStyle w:val="2"/>
        <w:numPr>
          <w:ilvl w:val="1"/>
          <w:numId w:val="1"/>
        </w:numPr>
        <w:rPr>
          <w:rFonts w:ascii="Times New Roman" w:hAnsi="Times New Roman" w:cs="Times New Roman"/>
        </w:rPr>
      </w:pPr>
      <w:bookmarkStart w:id="9" w:name="_Toc479327617"/>
      <w:r w:rsidRPr="00801DF8">
        <w:rPr>
          <w:rFonts w:ascii="Times New Roman" w:hAnsi="Times New Roman" w:cs="Times New Roman"/>
        </w:rPr>
        <w:t>术语和缩略语</w:t>
      </w:r>
      <w:bookmarkEnd w:id="9"/>
    </w:p>
    <w:p w14:paraId="3B601FFA" w14:textId="77777777"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14:paraId="71B78199" w14:textId="77777777" w:rsidR="00A62116" w:rsidRPr="00801DF8" w:rsidRDefault="00A62116" w:rsidP="00A62116">
      <w:pPr>
        <w:pStyle w:val="a7"/>
        <w:keepNext/>
        <w:jc w:val="center"/>
        <w:rPr>
          <w:rFonts w:ascii="Times New Roman" w:hAnsi="Times New Roman" w:cs="Times New Roman"/>
        </w:rPr>
      </w:pPr>
      <w:bookmarkStart w:id="10" w:name="_Toc479327579"/>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0"/>
    </w:p>
    <w:tbl>
      <w:tblPr>
        <w:tblStyle w:val="a5"/>
        <w:tblW w:w="0" w:type="auto"/>
        <w:tblLayout w:type="fixed"/>
        <w:tblLook w:val="04A0" w:firstRow="1" w:lastRow="0" w:firstColumn="1" w:lastColumn="0" w:noHBand="0" w:noVBand="1"/>
      </w:tblPr>
      <w:tblGrid>
        <w:gridCol w:w="704"/>
        <w:gridCol w:w="1559"/>
        <w:gridCol w:w="1418"/>
        <w:gridCol w:w="4615"/>
      </w:tblGrid>
      <w:tr w:rsidR="00241A1B" w:rsidRPr="00801DF8" w14:paraId="15A5184A" w14:textId="77777777" w:rsidTr="00B00ED3">
        <w:tc>
          <w:tcPr>
            <w:tcW w:w="704" w:type="dxa"/>
          </w:tcPr>
          <w:p w14:paraId="27F3CB3C"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编号</w:t>
            </w:r>
          </w:p>
        </w:tc>
        <w:tc>
          <w:tcPr>
            <w:tcW w:w="1559" w:type="dxa"/>
          </w:tcPr>
          <w:p w14:paraId="4EC891FD"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术语</w:t>
            </w:r>
          </w:p>
        </w:tc>
        <w:tc>
          <w:tcPr>
            <w:tcW w:w="1418" w:type="dxa"/>
          </w:tcPr>
          <w:p w14:paraId="7F9584E7"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英文</w:t>
            </w:r>
          </w:p>
        </w:tc>
        <w:tc>
          <w:tcPr>
            <w:tcW w:w="4615" w:type="dxa"/>
          </w:tcPr>
          <w:p w14:paraId="261884A3"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说明</w:t>
            </w:r>
          </w:p>
        </w:tc>
      </w:tr>
      <w:tr w:rsidR="00241A1B" w:rsidRPr="00801DF8" w14:paraId="25230E45" w14:textId="77777777" w:rsidTr="00B00ED3">
        <w:tc>
          <w:tcPr>
            <w:tcW w:w="704" w:type="dxa"/>
          </w:tcPr>
          <w:p w14:paraId="79A195C3"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1</w:t>
            </w:r>
          </w:p>
        </w:tc>
        <w:tc>
          <w:tcPr>
            <w:tcW w:w="1559" w:type="dxa"/>
          </w:tcPr>
          <w:p w14:paraId="46FB5399"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1418" w:type="dxa"/>
          </w:tcPr>
          <w:p w14:paraId="32C2F4DE"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4615" w:type="dxa"/>
          </w:tcPr>
          <w:p w14:paraId="7C38ABC8"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用例建模</w:t>
            </w:r>
          </w:p>
        </w:tc>
      </w:tr>
      <w:tr w:rsidR="00241A1B" w:rsidRPr="00801DF8" w14:paraId="6B65FF05" w14:textId="77777777" w:rsidTr="00B00ED3">
        <w:tc>
          <w:tcPr>
            <w:tcW w:w="704" w:type="dxa"/>
          </w:tcPr>
          <w:p w14:paraId="4CE73539"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2</w:t>
            </w:r>
          </w:p>
        </w:tc>
        <w:tc>
          <w:tcPr>
            <w:tcW w:w="1559" w:type="dxa"/>
          </w:tcPr>
          <w:p w14:paraId="5CF1A279"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1418" w:type="dxa"/>
          </w:tcPr>
          <w:p w14:paraId="3CF2E2D6"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4615" w:type="dxa"/>
          </w:tcPr>
          <w:p w14:paraId="4CF4EE47" w14:textId="77777777" w:rsidR="00241A1B" w:rsidRPr="00801DF8" w:rsidRDefault="00241A1B" w:rsidP="00B00ED3">
            <w:pPr>
              <w:rPr>
                <w:rFonts w:ascii="Times New Roman" w:hAnsi="Times New Roman" w:cs="Times New Roman"/>
              </w:rPr>
            </w:pPr>
            <w:r w:rsidRPr="00801DF8">
              <w:rPr>
                <w:rFonts w:ascii="Times New Roman" w:hAnsi="Times New Roman" w:cs="Times New Roman"/>
              </w:rPr>
              <w:t>限制性用例模型</w:t>
            </w:r>
          </w:p>
        </w:tc>
      </w:tr>
      <w:tr w:rsidR="007F22AA" w:rsidRPr="00801DF8" w14:paraId="6715D43D" w14:textId="77777777" w:rsidTr="00B00ED3">
        <w:tc>
          <w:tcPr>
            <w:tcW w:w="704" w:type="dxa"/>
          </w:tcPr>
          <w:p w14:paraId="42F54BDE"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3</w:t>
            </w:r>
          </w:p>
        </w:tc>
        <w:tc>
          <w:tcPr>
            <w:tcW w:w="1559" w:type="dxa"/>
          </w:tcPr>
          <w:p w14:paraId="576C5099" w14:textId="77777777"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1418" w:type="dxa"/>
          </w:tcPr>
          <w:p w14:paraId="715CEC53" w14:textId="77777777"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4615" w:type="dxa"/>
          </w:tcPr>
          <w:p w14:paraId="14E317D4"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7F22AA" w:rsidRPr="00801DF8" w14:paraId="6D33CA60" w14:textId="77777777" w:rsidTr="00B00ED3">
        <w:tc>
          <w:tcPr>
            <w:tcW w:w="704" w:type="dxa"/>
          </w:tcPr>
          <w:p w14:paraId="4B7C1927"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4</w:t>
            </w:r>
          </w:p>
        </w:tc>
        <w:tc>
          <w:tcPr>
            <w:tcW w:w="1559" w:type="dxa"/>
          </w:tcPr>
          <w:p w14:paraId="72DDC3B5" w14:textId="77777777"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14:paraId="40A9EF17" w14:textId="77777777" w:rsidR="007F22AA" w:rsidRPr="00801DF8" w:rsidRDefault="007F22AA" w:rsidP="007F22AA">
            <w:pPr>
              <w:ind w:firstLine="420"/>
              <w:rPr>
                <w:rFonts w:ascii="Times New Roman" w:hAnsi="Times New Roman" w:cs="Times New Roman"/>
                <w:szCs w:val="21"/>
              </w:rPr>
            </w:pPr>
          </w:p>
        </w:tc>
        <w:tc>
          <w:tcPr>
            <w:tcW w:w="1418" w:type="dxa"/>
          </w:tcPr>
          <w:p w14:paraId="52461467" w14:textId="77777777"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14:paraId="6589A575" w14:textId="77777777" w:rsidR="007F22AA" w:rsidRPr="00801DF8" w:rsidRDefault="007F22AA" w:rsidP="007F22AA">
            <w:pPr>
              <w:ind w:firstLine="420"/>
              <w:rPr>
                <w:rFonts w:ascii="Times New Roman" w:hAnsi="Times New Roman" w:cs="Times New Roman"/>
                <w:szCs w:val="21"/>
              </w:rPr>
            </w:pPr>
          </w:p>
        </w:tc>
        <w:tc>
          <w:tcPr>
            <w:tcW w:w="4615" w:type="dxa"/>
          </w:tcPr>
          <w:p w14:paraId="6C9D64E0"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的构建需要</w:t>
            </w:r>
            <w:proofErr w:type="spellStart"/>
            <w:r w:rsidRPr="00801DF8">
              <w:rPr>
                <w:rFonts w:ascii="Times New Roman" w:hAnsi="Times New Roman" w:cs="Times New Roman"/>
                <w:szCs w:val="21"/>
              </w:rPr>
              <w:t>SparkConf</w:t>
            </w:r>
            <w:proofErr w:type="spellEnd"/>
            <w:r w:rsidRPr="00801DF8">
              <w:rPr>
                <w:rFonts w:ascii="Times New Roman" w:hAnsi="Times New Roman" w:cs="Times New Roman"/>
                <w:szCs w:val="21"/>
              </w:rPr>
              <w:t>。</w:t>
            </w:r>
          </w:p>
        </w:tc>
      </w:tr>
      <w:tr w:rsidR="007F22AA" w:rsidRPr="00801DF8" w14:paraId="0D6469AC" w14:textId="77777777" w:rsidTr="00B00ED3">
        <w:tc>
          <w:tcPr>
            <w:tcW w:w="704" w:type="dxa"/>
          </w:tcPr>
          <w:p w14:paraId="76E7BF61"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5</w:t>
            </w:r>
          </w:p>
        </w:tc>
        <w:tc>
          <w:tcPr>
            <w:tcW w:w="1559" w:type="dxa"/>
          </w:tcPr>
          <w:p w14:paraId="33A5EBD8" w14:textId="77777777"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14:paraId="7F557DD4" w14:textId="77777777" w:rsidR="007F22AA" w:rsidRPr="00801DF8" w:rsidRDefault="007F22AA" w:rsidP="007F22AA">
            <w:pPr>
              <w:rPr>
                <w:rFonts w:ascii="Times New Roman" w:hAnsi="Times New Roman" w:cs="Times New Roman"/>
                <w:szCs w:val="21"/>
              </w:rPr>
            </w:pPr>
          </w:p>
        </w:tc>
        <w:tc>
          <w:tcPr>
            <w:tcW w:w="1418" w:type="dxa"/>
          </w:tcPr>
          <w:p w14:paraId="0DC92F58" w14:textId="77777777"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14:paraId="7A2A0A39" w14:textId="77777777" w:rsidR="007F22AA" w:rsidRPr="00801DF8" w:rsidRDefault="007F22AA" w:rsidP="007F22AA">
            <w:pPr>
              <w:rPr>
                <w:rFonts w:ascii="Times New Roman" w:hAnsi="Times New Roman" w:cs="Times New Roman"/>
                <w:szCs w:val="21"/>
              </w:rPr>
            </w:pPr>
          </w:p>
        </w:tc>
        <w:tc>
          <w:tcPr>
            <w:tcW w:w="4615" w:type="dxa"/>
          </w:tcPr>
          <w:p w14:paraId="39D722F2" w14:textId="77777777"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7F22AA" w:rsidRPr="00801DF8" w14:paraId="1E1F91B2" w14:textId="77777777" w:rsidTr="00B00ED3">
        <w:tc>
          <w:tcPr>
            <w:tcW w:w="704" w:type="dxa"/>
          </w:tcPr>
          <w:p w14:paraId="60369119"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6</w:t>
            </w:r>
          </w:p>
        </w:tc>
        <w:tc>
          <w:tcPr>
            <w:tcW w:w="1559" w:type="dxa"/>
          </w:tcPr>
          <w:p w14:paraId="28694CF7"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14:paraId="6ABA743F" w14:textId="77777777" w:rsidR="007F22AA" w:rsidRPr="00801DF8" w:rsidRDefault="007F22AA" w:rsidP="007F22AA">
            <w:pPr>
              <w:ind w:firstLine="420"/>
              <w:rPr>
                <w:rFonts w:ascii="Times New Roman" w:hAnsi="Times New Roman" w:cs="Times New Roman"/>
                <w:szCs w:val="21"/>
              </w:rPr>
            </w:pPr>
          </w:p>
        </w:tc>
        <w:tc>
          <w:tcPr>
            <w:tcW w:w="1418" w:type="dxa"/>
          </w:tcPr>
          <w:p w14:paraId="0E0A90E5"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14:paraId="46656C45" w14:textId="77777777" w:rsidR="007F22AA" w:rsidRPr="00801DF8" w:rsidRDefault="007F22AA" w:rsidP="007F22AA">
            <w:pPr>
              <w:ind w:firstLine="420"/>
              <w:rPr>
                <w:rFonts w:ascii="Times New Roman" w:hAnsi="Times New Roman" w:cs="Times New Roman"/>
                <w:szCs w:val="21"/>
              </w:rPr>
            </w:pPr>
          </w:p>
        </w:tc>
        <w:tc>
          <w:tcPr>
            <w:tcW w:w="4615" w:type="dxa"/>
          </w:tcPr>
          <w:p w14:paraId="3BF76D0E"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7F22AA" w:rsidRPr="00801DF8" w14:paraId="7A2D8B14" w14:textId="77777777" w:rsidTr="00B00ED3">
        <w:tc>
          <w:tcPr>
            <w:tcW w:w="704" w:type="dxa"/>
          </w:tcPr>
          <w:p w14:paraId="3C252AD0"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7</w:t>
            </w:r>
          </w:p>
        </w:tc>
        <w:tc>
          <w:tcPr>
            <w:tcW w:w="1559" w:type="dxa"/>
          </w:tcPr>
          <w:p w14:paraId="78E83C89"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1418" w:type="dxa"/>
          </w:tcPr>
          <w:p w14:paraId="00673ED9"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4615" w:type="dxa"/>
          </w:tcPr>
          <w:p w14:paraId="13E2ADAD"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7F22AA" w:rsidRPr="00801DF8" w14:paraId="467090BA" w14:textId="77777777" w:rsidTr="00B00ED3">
        <w:tc>
          <w:tcPr>
            <w:tcW w:w="704" w:type="dxa"/>
          </w:tcPr>
          <w:p w14:paraId="403D868B"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8</w:t>
            </w:r>
          </w:p>
        </w:tc>
        <w:tc>
          <w:tcPr>
            <w:tcW w:w="1559" w:type="dxa"/>
          </w:tcPr>
          <w:p w14:paraId="135F4D5A"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1418" w:type="dxa"/>
          </w:tcPr>
          <w:p w14:paraId="4A273AC7"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4615" w:type="dxa"/>
          </w:tcPr>
          <w:p w14:paraId="5E06D043" w14:textId="77777777" w:rsidR="007F22AA" w:rsidRPr="00801DF8" w:rsidRDefault="007F22AA"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14:paraId="676D091C" w14:textId="77777777" w:rsidR="00241A1B" w:rsidRPr="00801DF8" w:rsidRDefault="00241A1B" w:rsidP="00AE48A2">
      <w:pPr>
        <w:rPr>
          <w:rFonts w:ascii="Times New Roman" w:hAnsi="Times New Roman" w:cs="Times New Roman"/>
          <w:szCs w:val="21"/>
        </w:rPr>
      </w:pPr>
    </w:p>
    <w:p w14:paraId="5D035355" w14:textId="77777777" w:rsidR="00241A1B" w:rsidRPr="00801DF8" w:rsidRDefault="00241A1B" w:rsidP="00FB637A">
      <w:pPr>
        <w:pStyle w:val="1"/>
        <w:numPr>
          <w:ilvl w:val="0"/>
          <w:numId w:val="1"/>
        </w:numPr>
        <w:rPr>
          <w:rFonts w:ascii="Times New Roman" w:hAnsi="Times New Roman" w:cs="Times New Roman"/>
        </w:rPr>
      </w:pPr>
      <w:bookmarkStart w:id="11" w:name="_Toc479327618"/>
      <w:r w:rsidRPr="00801DF8">
        <w:rPr>
          <w:rFonts w:ascii="Times New Roman" w:hAnsi="Times New Roman" w:cs="Times New Roman"/>
        </w:rPr>
        <w:t>引用文档</w:t>
      </w:r>
      <w:bookmarkEnd w:id="11"/>
    </w:p>
    <w:p w14:paraId="63A0CDC0" w14:textId="77777777" w:rsidR="00241A1B" w:rsidRDefault="00241A1B" w:rsidP="00241A1B">
      <w:pPr>
        <w:pStyle w:val="a6"/>
        <w:numPr>
          <w:ilvl w:val="0"/>
          <w:numId w:val="2"/>
        </w:numPr>
        <w:ind w:firstLineChars="0"/>
        <w:rPr>
          <w:rFonts w:ascii="Times New Roman" w:hAnsi="Times New Roman" w:cs="Times New Roman"/>
          <w:szCs w:val="24"/>
        </w:rPr>
      </w:pPr>
      <w:r w:rsidRPr="00801DF8">
        <w:rPr>
          <w:rFonts w:ascii="Times New Roman" w:hAnsi="Times New Roman" w:cs="Times New Roman"/>
          <w:szCs w:val="24"/>
        </w:rPr>
        <w:t>《</w:t>
      </w:r>
      <w:r w:rsidR="00747461" w:rsidRPr="00801DF8">
        <w:rPr>
          <w:rFonts w:ascii="Times New Roman" w:hAnsi="Times New Roman" w:cs="Times New Roman"/>
          <w:szCs w:val="24"/>
        </w:rPr>
        <w:t>Spark Streaming</w:t>
      </w:r>
      <w:r w:rsidR="00747461" w:rsidRPr="00801DF8">
        <w:rPr>
          <w:rFonts w:ascii="Times New Roman" w:hAnsi="Times New Roman" w:cs="Times New Roman"/>
          <w:szCs w:val="24"/>
        </w:rPr>
        <w:t>的分析与应用项目计划</w:t>
      </w:r>
      <w:r w:rsidRPr="00801DF8">
        <w:rPr>
          <w:rFonts w:ascii="Times New Roman" w:hAnsi="Times New Roman" w:cs="Times New Roman"/>
          <w:szCs w:val="24"/>
        </w:rPr>
        <w:t>》</w:t>
      </w:r>
    </w:p>
    <w:p w14:paraId="2B0231D7" w14:textId="77777777" w:rsidR="00801DF8" w:rsidRPr="00801DF8" w:rsidRDefault="00801DF8" w:rsidP="00A238D5">
      <w:pPr>
        <w:pStyle w:val="1"/>
        <w:numPr>
          <w:ilvl w:val="0"/>
          <w:numId w:val="1"/>
        </w:numPr>
        <w:rPr>
          <w:rFonts w:ascii="Times New Roman" w:hAnsi="Times New Roman" w:cs="Times New Roman"/>
        </w:rPr>
      </w:pPr>
      <w:bookmarkStart w:id="12" w:name="_Toc479327619"/>
      <w:r w:rsidRPr="00801DF8">
        <w:rPr>
          <w:rFonts w:ascii="Times New Roman" w:hAnsi="Times New Roman" w:cs="Times New Roman"/>
        </w:rPr>
        <w:lastRenderedPageBreak/>
        <w:t>业务需求模型</w:t>
      </w:r>
      <w:bookmarkEnd w:id="12"/>
    </w:p>
    <w:p w14:paraId="0E3EDEF3" w14:textId="77777777" w:rsidR="0089402B" w:rsidRDefault="00801DF8" w:rsidP="00801DF8">
      <w:pPr>
        <w:spacing w:line="360" w:lineRule="auto"/>
        <w:ind w:firstLine="420"/>
        <w:rPr>
          <w:ins w:id="13" w:author="liuchao" w:date="2017-04-21T11:53:00Z"/>
          <w:rFonts w:ascii="Times New Roman" w:hAnsi="Times New Roman" w:cs="Times New Roman"/>
          <w:szCs w:val="21"/>
        </w:rPr>
      </w:pPr>
      <w:r w:rsidRPr="00801DF8">
        <w:rPr>
          <w:rFonts w:ascii="Times New Roman" w:hAnsi="Times New Roman" w:cs="Times New Roman"/>
          <w:szCs w:val="21"/>
        </w:rPr>
        <w:t>现在，</w:t>
      </w:r>
      <w:commentRangeStart w:id="14"/>
      <w:r w:rsidRPr="00801DF8">
        <w:rPr>
          <w:rFonts w:ascii="Times New Roman" w:hAnsi="Times New Roman" w:cs="Times New Roman"/>
          <w:szCs w:val="21"/>
        </w:rPr>
        <w:t>几乎所有的公司都是</w:t>
      </w:r>
      <w:del w:id="15" w:author="liuchao" w:date="2017-04-21T11:49:00Z">
        <w:r w:rsidRPr="00801DF8" w:rsidDel="0089402B">
          <w:rPr>
            <w:rFonts w:ascii="Times New Roman" w:hAnsi="Times New Roman" w:cs="Times New Roman"/>
            <w:szCs w:val="21"/>
          </w:rPr>
          <w:delText>一家</w:delText>
        </w:r>
      </w:del>
      <w:r w:rsidRPr="00801DF8">
        <w:rPr>
          <w:rFonts w:ascii="Times New Roman" w:hAnsi="Times New Roman" w:cs="Times New Roman"/>
          <w:szCs w:val="21"/>
        </w:rPr>
        <w:t>软件公司</w:t>
      </w:r>
      <w:commentRangeEnd w:id="14"/>
      <w:r w:rsidR="0089402B">
        <w:rPr>
          <w:rStyle w:val="ae"/>
        </w:rPr>
        <w:commentReference w:id="14"/>
      </w:r>
      <w:ins w:id="16" w:author="liuchao" w:date="2017-04-21T11:50:00Z">
        <w:r w:rsidR="0089402B">
          <w:rPr>
            <w:rFonts w:ascii="Times New Roman" w:hAnsi="Times New Roman" w:cs="Times New Roman" w:hint="eastAsia"/>
            <w:szCs w:val="21"/>
          </w:rPr>
          <w:t>.</w:t>
        </w:r>
      </w:ins>
      <w:del w:id="17" w:author="liuchao" w:date="2017-04-21T11:50:00Z">
        <w:r w:rsidRPr="00801DF8" w:rsidDel="0089402B">
          <w:rPr>
            <w:rFonts w:ascii="Times New Roman" w:hAnsi="Times New Roman" w:cs="Times New Roman"/>
            <w:szCs w:val="21"/>
          </w:rPr>
          <w:delText>，</w:delText>
        </w:r>
      </w:del>
      <w:r w:rsidRPr="00801DF8">
        <w:rPr>
          <w:rFonts w:ascii="Times New Roman" w:hAnsi="Times New Roman" w:cs="Times New Roman"/>
          <w:szCs w:val="21"/>
        </w:rPr>
        <w:t>它们实时地监控传感器、物联网设备、社交网络和在线事务系统产生的数据，然后通过大规模、实时的</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系统对其进行分析从而实现快速响应。此外，公司还会使用这些数据生成日报和业务模型。也就是说，现代</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框架不仅需要应对实时场景，还需要处理预处理和后处理等非实时场景。</w:t>
      </w:r>
      <w:r w:rsidRPr="00801DF8">
        <w:rPr>
          <w:rFonts w:ascii="Times New Roman" w:hAnsi="Times New Roman" w:cs="Times New Roman"/>
          <w:szCs w:val="21"/>
        </w:rPr>
        <w:t>Spark Streaming</w:t>
      </w:r>
      <w:r w:rsidRPr="00801DF8">
        <w:rPr>
          <w:rFonts w:ascii="Times New Roman" w:hAnsi="Times New Roman" w:cs="Times New Roman"/>
          <w:szCs w:val="21"/>
        </w:rPr>
        <w:t>正在变为实现实时数据处理与分析方案的首选平台，</w:t>
      </w:r>
      <w:commentRangeStart w:id="18"/>
      <w:r w:rsidRPr="00801DF8">
        <w:rPr>
          <w:rFonts w:ascii="Times New Roman" w:hAnsi="Times New Roman" w:cs="Times New Roman"/>
          <w:szCs w:val="21"/>
        </w:rPr>
        <w:t>文本分类，数据统计，</w:t>
      </w:r>
      <w:commentRangeEnd w:id="18"/>
      <w:r w:rsidR="0089402B">
        <w:rPr>
          <w:rStyle w:val="ae"/>
        </w:rPr>
        <w:commentReference w:id="18"/>
      </w:r>
      <w:r w:rsidRPr="00801DF8">
        <w:rPr>
          <w:rFonts w:ascii="Times New Roman" w:hAnsi="Times New Roman" w:cs="Times New Roman"/>
          <w:szCs w:val="21"/>
        </w:rPr>
        <w:t>它</w:t>
      </w:r>
      <w:commentRangeStart w:id="19"/>
      <w:r w:rsidRPr="00801DF8">
        <w:rPr>
          <w:rFonts w:ascii="Times New Roman" w:hAnsi="Times New Roman" w:cs="Times New Roman"/>
          <w:szCs w:val="21"/>
        </w:rPr>
        <w:t>被用于各种用例与商业应用</w:t>
      </w:r>
      <w:commentRangeEnd w:id="19"/>
      <w:r w:rsidR="0089402B">
        <w:rPr>
          <w:rStyle w:val="ae"/>
        </w:rPr>
        <w:commentReference w:id="19"/>
      </w:r>
      <w:r w:rsidRPr="00801DF8">
        <w:rPr>
          <w:rFonts w:ascii="Times New Roman" w:hAnsi="Times New Roman" w:cs="Times New Roman"/>
          <w:szCs w:val="21"/>
        </w:rPr>
        <w:t>。</w:t>
      </w:r>
      <w:ins w:id="20" w:author="liuchao" w:date="2017-04-21T11:52:00Z">
        <w:r w:rsidR="0089402B" w:rsidRPr="00801DF8" w:rsidDel="0089402B">
          <w:rPr>
            <w:rFonts w:ascii="Times New Roman" w:hAnsi="Times New Roman" w:cs="Times New Roman"/>
            <w:szCs w:val="21"/>
          </w:rPr>
          <w:t xml:space="preserve"> </w:t>
        </w:r>
      </w:ins>
    </w:p>
    <w:p w14:paraId="1CFBBB97" w14:textId="77777777" w:rsidR="00801DF8" w:rsidRPr="00801DF8" w:rsidRDefault="0089402B" w:rsidP="00801DF8">
      <w:pPr>
        <w:spacing w:line="360" w:lineRule="auto"/>
        <w:ind w:firstLine="420"/>
        <w:rPr>
          <w:rFonts w:ascii="Times New Roman" w:hAnsi="Times New Roman" w:cs="Times New Roman"/>
          <w:szCs w:val="21"/>
        </w:rPr>
      </w:pPr>
      <w:ins w:id="21" w:author="liuchao" w:date="2017-04-21T11:52:00Z">
        <w:r>
          <w:rPr>
            <w:rFonts w:ascii="Times New Roman" w:hAnsi="Times New Roman" w:cs="Times New Roman" w:hint="eastAsia"/>
            <w:szCs w:val="21"/>
          </w:rPr>
          <w:t>有各种不同类型的</w:t>
        </w:r>
      </w:ins>
      <w:del w:id="22" w:author="liuchao" w:date="2017-04-21T11:52:00Z">
        <w:r w:rsidR="00801DF8" w:rsidRPr="00801DF8" w:rsidDel="0089402B">
          <w:rPr>
            <w:rFonts w:ascii="Times New Roman" w:hAnsi="Times New Roman" w:cs="Times New Roman"/>
            <w:szCs w:val="21"/>
          </w:rPr>
          <w:delText>下面是一些典型的</w:delText>
        </w:r>
      </w:del>
      <w:r w:rsidR="00801DF8" w:rsidRPr="00801DF8">
        <w:rPr>
          <w:rFonts w:ascii="Times New Roman" w:hAnsi="Times New Roman" w:cs="Times New Roman"/>
          <w:szCs w:val="21"/>
        </w:rPr>
        <w:t>Spark Streaming</w:t>
      </w:r>
      <w:r w:rsidR="00801DF8" w:rsidRPr="00801DF8">
        <w:rPr>
          <w:rFonts w:ascii="Times New Roman" w:hAnsi="Times New Roman" w:cs="Times New Roman"/>
          <w:szCs w:val="21"/>
        </w:rPr>
        <w:t>用例</w:t>
      </w:r>
      <w:ins w:id="23" w:author="liuchao" w:date="2017-04-21T11:52:00Z">
        <w:r>
          <w:rPr>
            <w:rFonts w:ascii="Times New Roman" w:hAnsi="Times New Roman" w:cs="Times New Roman" w:hint="eastAsia"/>
            <w:szCs w:val="21"/>
          </w:rPr>
          <w:t>，比如</w:t>
        </w:r>
      </w:ins>
      <w:r w:rsidR="00801DF8" w:rsidRPr="00801DF8">
        <w:rPr>
          <w:rFonts w:ascii="Times New Roman" w:hAnsi="Times New Roman" w:cs="Times New Roman"/>
          <w:szCs w:val="21"/>
        </w:rPr>
        <w:t>：</w:t>
      </w:r>
    </w:p>
    <w:p w14:paraId="005842E3" w14:textId="77777777"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14:paraId="550AA653" w14:textId="77777777"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proofErr w:type="spellStart"/>
      <w:r w:rsidRPr="00801DF8">
        <w:rPr>
          <w:rFonts w:ascii="Times New Roman" w:hAnsi="Times New Roman" w:cs="Times New Roman"/>
          <w:color w:val="333333"/>
          <w:sz w:val="21"/>
          <w:szCs w:val="21"/>
          <w:shd w:val="clear" w:color="auto" w:fill="FFFFFF"/>
        </w:rPr>
        <w:t>WordCount</w:t>
      </w:r>
      <w:proofErr w:type="spellEnd"/>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14:paraId="149BB046" w14:textId="77777777"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的分布式特点正迎合了这类问题。</w:t>
      </w:r>
      <w:commentRangeStart w:id="24"/>
      <w:r w:rsidRPr="00801DF8">
        <w:rPr>
          <w:rFonts w:ascii="Times New Roman" w:hAnsi="Times New Roman" w:cs="Times New Roman"/>
          <w:sz w:val="21"/>
          <w:szCs w:val="21"/>
        </w:rPr>
        <w:t>通过数据的不断流入，分布式训练模型。</w:t>
      </w:r>
      <w:commentRangeEnd w:id="24"/>
      <w:r w:rsidR="005D2F8A">
        <w:rPr>
          <w:rStyle w:val="ae"/>
        </w:rPr>
        <w:commentReference w:id="24"/>
      </w:r>
      <w:r w:rsidRPr="00801DF8">
        <w:rPr>
          <w:rFonts w:ascii="Times New Roman" w:hAnsi="Times New Roman" w:cs="Times New Roman"/>
          <w:sz w:val="21"/>
          <w:szCs w:val="21"/>
        </w:rPr>
        <w:t>通过数据并行和模型并行真正实现分布式机器学习。</w:t>
      </w:r>
    </w:p>
    <w:p w14:paraId="33C6216E" w14:textId="77777777"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14:paraId="52FD550C" w14:textId="77777777" w:rsidR="00801DF8" w:rsidRPr="00801DF8" w:rsidRDefault="00A238D5" w:rsidP="00801DF8">
      <w:pPr>
        <w:pStyle w:val="2"/>
        <w:rPr>
          <w:rFonts w:ascii="Times New Roman" w:hAnsi="Times New Roman" w:cs="Times New Roman"/>
        </w:rPr>
      </w:pPr>
      <w:bookmarkStart w:id="25" w:name="_Toc479327620"/>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25"/>
    </w:p>
    <w:p w14:paraId="5BB49043" w14:textId="77777777"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14:paraId="390F518D" w14:textId="77777777"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4AD1257C" wp14:editId="5497EE5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14:paraId="1BB867B1" w14:textId="77777777" w:rsidR="00801DF8" w:rsidRPr="00801DF8" w:rsidRDefault="00801DF8" w:rsidP="00801DF8">
      <w:pPr>
        <w:pStyle w:val="a7"/>
        <w:jc w:val="center"/>
        <w:rPr>
          <w:rFonts w:ascii="Times New Roman" w:hAnsi="Times New Roman" w:cs="Times New Roman"/>
          <w:sz w:val="21"/>
          <w:szCs w:val="21"/>
        </w:rPr>
      </w:pPr>
      <w:bookmarkStart w:id="26" w:name="_Toc47932757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Pr="00801DF8">
        <w:rPr>
          <w:rFonts w:ascii="Times New Roman" w:hAnsi="Times New Roman" w:cs="Times New Roman"/>
          <w:noProof/>
          <w:sz w:val="21"/>
          <w:szCs w:val="21"/>
        </w:rPr>
        <w:t>10</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26"/>
    </w:p>
    <w:p w14:paraId="0C6EA022" w14:textId="77777777"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27" w:name="OLE_LINK10"/>
      <w:bookmarkStart w:id="28"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27"/>
      <w:bookmarkEnd w:id="28"/>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14:paraId="0B01FFFD" w14:textId="77777777"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14:paraId="66C632E6" w14:textId="77777777"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w:t>
      </w:r>
      <w:proofErr w:type="gramStart"/>
      <w:r w:rsidRPr="00801DF8">
        <w:rPr>
          <w:rFonts w:ascii="Times New Roman" w:hAnsi="Times New Roman" w:cs="Times New Roman"/>
          <w:sz w:val="21"/>
          <w:szCs w:val="21"/>
        </w:rPr>
        <w:t>流推文</w:t>
      </w:r>
      <w:proofErr w:type="gramEnd"/>
      <w:r w:rsidRPr="00801DF8">
        <w:rPr>
          <w:rFonts w:ascii="Times New Roman" w:hAnsi="Times New Roman" w:cs="Times New Roman"/>
          <w:sz w:val="21"/>
          <w:szCs w:val="21"/>
        </w:rPr>
        <w:t>数据</w:t>
      </w:r>
    </w:p>
    <w:p w14:paraId="5C9B7EEA" w14:textId="77777777"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w:t>
      </w:r>
      <w:proofErr w:type="gramStart"/>
      <w:r w:rsidRPr="00801DF8">
        <w:rPr>
          <w:rFonts w:ascii="Times New Roman" w:hAnsi="Times New Roman" w:cs="Times New Roman"/>
          <w:sz w:val="21"/>
          <w:szCs w:val="21"/>
        </w:rPr>
        <w:t>将推文写入</w:t>
      </w:r>
      <w:proofErr w:type="gramEnd"/>
      <w:r w:rsidRPr="00801DF8">
        <w:rPr>
          <w:rFonts w:ascii="Times New Roman" w:hAnsi="Times New Roman" w:cs="Times New Roman"/>
          <w:sz w:val="21"/>
          <w:szCs w:val="21"/>
        </w:rPr>
        <w:t>套接字中</w:t>
      </w:r>
    </w:p>
    <w:p w14:paraId="5460BD49" w14:textId="77777777"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14:paraId="1E4A710A" w14:textId="77777777"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proofErr w:type="spellStart"/>
      <w:r w:rsidRPr="00801DF8">
        <w:rPr>
          <w:rStyle w:val="ac"/>
          <w:rFonts w:ascii="Times New Roman" w:hAnsi="Times New Roman" w:cs="Times New Roman"/>
          <w:color w:val="222222"/>
          <w:szCs w:val="21"/>
          <w:bdr w:val="none" w:sz="0" w:space="0" w:color="auto" w:frame="1"/>
          <w:shd w:val="clear" w:color="auto" w:fill="FFFFFF"/>
        </w:rPr>
        <w:t>Basemap</w:t>
      </w:r>
      <w:proofErr w:type="spellEnd"/>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w:t>
      </w:r>
      <w:proofErr w:type="gramStart"/>
      <w:r w:rsidRPr="00801DF8">
        <w:rPr>
          <w:rFonts w:ascii="Times New Roman" w:hAnsi="Times New Roman" w:cs="Times New Roman"/>
          <w:color w:val="222222"/>
          <w:szCs w:val="21"/>
          <w:shd w:val="clear" w:color="auto" w:fill="FFFFFF"/>
        </w:rPr>
        <w:t>类似推文</w:t>
      </w:r>
      <w:proofErr w:type="gramEnd"/>
      <w:r w:rsidRPr="00801DF8">
        <w:rPr>
          <w:rFonts w:ascii="Times New Roman" w:hAnsi="Times New Roman" w:cs="Times New Roman"/>
          <w:color w:val="222222"/>
          <w:szCs w:val="21"/>
          <w:shd w:val="clear" w:color="auto" w:fill="FFFFFF"/>
        </w:rPr>
        <w:t>会划分到同一个集群中，这里的相似性是</w:t>
      </w:r>
      <w:proofErr w:type="gramStart"/>
      <w:r w:rsidRPr="00801DF8">
        <w:rPr>
          <w:rFonts w:ascii="Times New Roman" w:hAnsi="Times New Roman" w:cs="Times New Roman"/>
          <w:color w:val="222222"/>
          <w:szCs w:val="21"/>
          <w:shd w:val="clear" w:color="auto" w:fill="FFFFFF"/>
        </w:rPr>
        <w:t>根据推文的</w:t>
      </w:r>
      <w:proofErr w:type="gramEnd"/>
      <w:r w:rsidRPr="00801DF8">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14:paraId="28DF461B" w14:textId="77777777" w:rsidR="00801DF8" w:rsidRPr="00801DF8" w:rsidRDefault="00A238D5" w:rsidP="00801DF8">
      <w:pPr>
        <w:pStyle w:val="2"/>
        <w:rPr>
          <w:rFonts w:ascii="Times New Roman" w:hAnsi="Times New Roman" w:cs="Times New Roman"/>
          <w:shd w:val="clear" w:color="auto" w:fill="FFFFFF"/>
        </w:rPr>
      </w:pPr>
      <w:bookmarkStart w:id="29" w:name="_Toc479327621"/>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29"/>
    </w:p>
    <w:p w14:paraId="18913980" w14:textId="77777777"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 xml:space="preserve">Hadoop </w:t>
      </w:r>
      <w:proofErr w:type="spellStart"/>
      <w:r w:rsidRPr="00801DF8">
        <w:rPr>
          <w:rFonts w:ascii="Times New Roman" w:hAnsi="Times New Roman" w:cs="Times New Roman"/>
          <w:szCs w:val="21"/>
        </w:rPr>
        <w:t>MapReduce</w:t>
      </w:r>
      <w:proofErr w:type="spellEnd"/>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14:paraId="1657A61D" w14:textId="77777777"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14:paraId="3B8C6C5E" w14:textId="77777777"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14:paraId="15263714" w14:textId="77777777"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14:paraId="761BC770" w14:textId="77777777"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14:paraId="22BF1757" w14:textId="77777777"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proofErr w:type="spellStart"/>
      <w:r w:rsidRPr="00801DF8">
        <w:rPr>
          <w:rFonts w:ascii="Times New Roman" w:hAnsi="Times New Roman" w:cs="Times New Roman"/>
          <w:szCs w:val="21"/>
        </w:rPr>
        <w:t>Kafka+Spark</w:t>
      </w:r>
      <w:proofErr w:type="spellEnd"/>
      <w:r w:rsidRPr="00801DF8">
        <w:rPr>
          <w:rFonts w:ascii="Times New Roman" w:hAnsi="Times New Roman" w:cs="Times New Roman"/>
          <w:szCs w:val="21"/>
        </w:rPr>
        <w:t xml:space="preserve">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14:paraId="17EF1DA1" w14:textId="77777777"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14:paraId="4B5065BB" w14:textId="77777777"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14:paraId="665B9245" w14:textId="77777777"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14:paraId="62074B03" w14:textId="77777777" w:rsidR="00801DF8" w:rsidRPr="00801DF8" w:rsidRDefault="005D2F8A" w:rsidP="00801DF8">
      <w:pPr>
        <w:rPr>
          <w:rFonts w:ascii="Times New Roman" w:hAnsi="Times New Roman" w:cs="Times New Roman"/>
          <w:szCs w:val="24"/>
        </w:rPr>
      </w:pPr>
      <w:r>
        <w:rPr>
          <w:rStyle w:val="ae"/>
        </w:rPr>
        <w:commentReference w:id="30"/>
      </w:r>
    </w:p>
    <w:p w14:paraId="4CD5AC26" w14:textId="77777777" w:rsidR="00C70E4C" w:rsidRPr="00801DF8" w:rsidRDefault="00124320" w:rsidP="00C70E4C">
      <w:pPr>
        <w:pStyle w:val="1"/>
        <w:numPr>
          <w:ilvl w:val="0"/>
          <w:numId w:val="1"/>
        </w:numPr>
        <w:rPr>
          <w:rFonts w:ascii="Times New Roman" w:hAnsi="Times New Roman" w:cs="Times New Roman"/>
        </w:rPr>
      </w:pPr>
      <w:bookmarkStart w:id="31" w:name="_Toc479327622"/>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31"/>
    </w:p>
    <w:p w14:paraId="3C3A0386" w14:textId="77777777" w:rsidR="00244AD1" w:rsidRPr="00801DF8" w:rsidRDefault="00A238D5" w:rsidP="002E4DAD">
      <w:pPr>
        <w:pStyle w:val="2"/>
        <w:rPr>
          <w:rFonts w:ascii="Times New Roman" w:hAnsi="Times New Roman" w:cs="Times New Roman"/>
        </w:rPr>
      </w:pPr>
      <w:bookmarkStart w:id="32" w:name="_Toc479327623"/>
      <w:r>
        <w:rPr>
          <w:rFonts w:ascii="Times New Roman" w:hAnsi="Times New Roman" w:cs="Times New Roman"/>
        </w:rPr>
        <w:t>4</w:t>
      </w:r>
      <w:r w:rsidR="00124320" w:rsidRPr="00801DF8">
        <w:rPr>
          <w:rFonts w:ascii="Times New Roman" w:hAnsi="Times New Roman" w:cs="Times New Roman"/>
        </w:rPr>
        <w:t xml:space="preserve">.1 </w:t>
      </w:r>
      <w:bookmarkStart w:id="33" w:name="OLE_LINK3"/>
      <w:bookmarkStart w:id="34" w:name="OLE_LINK4"/>
      <w:r w:rsidR="00244AD1" w:rsidRPr="00801DF8">
        <w:rPr>
          <w:rFonts w:ascii="Times New Roman" w:hAnsi="Times New Roman" w:cs="Times New Roman"/>
        </w:rPr>
        <w:t>数据的产生与输入</w:t>
      </w:r>
      <w:bookmarkEnd w:id="32"/>
      <w:bookmarkEnd w:id="33"/>
      <w:bookmarkEnd w:id="34"/>
    </w:p>
    <w:p w14:paraId="18A5FDBB" w14:textId="77777777" w:rsidR="00244AD1" w:rsidRPr="00801DF8" w:rsidRDefault="00A238D5" w:rsidP="00911632">
      <w:pPr>
        <w:pStyle w:val="3"/>
        <w:rPr>
          <w:rFonts w:ascii="Times New Roman" w:hAnsi="Times New Roman" w:cs="Times New Roman"/>
        </w:rPr>
      </w:pPr>
      <w:bookmarkStart w:id="35" w:name="_Toc479327624"/>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35"/>
    </w:p>
    <w:p w14:paraId="33039E70" w14:textId="77777777"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36" w:name="OLE_LINK1"/>
      <w:bookmarkStart w:id="37" w:name="OLE_LINK2"/>
      <w:r w:rsidRPr="00801DF8">
        <w:rPr>
          <w:rFonts w:ascii="Times New Roman" w:hAnsi="Times New Roman" w:cs="Times New Roman"/>
        </w:rPr>
        <w:t>Receiver</w:t>
      </w:r>
      <w:bookmarkEnd w:id="36"/>
      <w:bookmarkEnd w:id="37"/>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w:t>
      </w:r>
      <w:proofErr w:type="spellStart"/>
      <w:r w:rsidRPr="00801DF8">
        <w:rPr>
          <w:rFonts w:ascii="Times New Roman" w:hAnsi="Times New Roman" w:cs="Times New Roman"/>
        </w:rPr>
        <w:t>TwitterReceiver</w:t>
      </w:r>
      <w:proofErr w:type="spellEnd"/>
      <w:r w:rsidRPr="00801DF8">
        <w:rPr>
          <w:rFonts w:ascii="Times New Roman" w:hAnsi="Times New Roman" w:cs="Times New Roman"/>
        </w:rPr>
        <w:t xml:space="preserve"> </w:t>
      </w:r>
      <w:r w:rsidRPr="00801DF8">
        <w:rPr>
          <w:rFonts w:ascii="Times New Roman" w:hAnsi="Times New Roman" w:cs="Times New Roman"/>
        </w:rPr>
        <w:t>可以</w:t>
      </w:r>
      <w:proofErr w:type="gramStart"/>
      <w:r w:rsidRPr="00801DF8">
        <w:rPr>
          <w:rFonts w:ascii="Times New Roman" w:hAnsi="Times New Roman" w:cs="Times New Roman"/>
        </w:rPr>
        <w:t>实时爬取</w:t>
      </w:r>
      <w:proofErr w:type="gramEnd"/>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14:paraId="2CE20EAC" w14:textId="77777777"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proofErr w:type="spellStart"/>
      <w:r w:rsidRPr="00801DF8">
        <w:rPr>
          <w:rFonts w:ascii="Times New Roman" w:hAnsi="Times New Roman" w:cs="Times New Roman"/>
        </w:rPr>
        <w:t>ReceiverSupervisor</w:t>
      </w:r>
      <w:proofErr w:type="spellEnd"/>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38" w:name="OLE_LINK9"/>
      <w:proofErr w:type="spellStart"/>
      <w:r w:rsidRPr="00801DF8">
        <w:rPr>
          <w:rFonts w:ascii="Times New Roman" w:hAnsi="Times New Roman" w:cs="Times New Roman"/>
        </w:rPr>
        <w:t>ReceiverSupervisor</w:t>
      </w:r>
      <w:bookmarkEnd w:id="38"/>
      <w:proofErr w:type="spellEnd"/>
      <w:r w:rsidRPr="00801DF8">
        <w:rPr>
          <w:rFonts w:ascii="Times New Roman" w:hAnsi="Times New Roman" w:cs="Times New Roman"/>
        </w:rPr>
        <w:t>。</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将数据成块存储。存储完成后，</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及时上报数据的</w:t>
      </w:r>
      <w:proofErr w:type="spellStart"/>
      <w:r w:rsidRPr="00801DF8">
        <w:rPr>
          <w:rFonts w:ascii="Times New Roman" w:hAnsi="Times New Roman" w:cs="Times New Roman"/>
          <w:kern w:val="0"/>
        </w:rPr>
        <w:t>mata</w:t>
      </w:r>
      <w:proofErr w:type="spellEnd"/>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proofErr w:type="spellStart"/>
      <w:r w:rsidRPr="00801DF8">
        <w:rPr>
          <w:rFonts w:ascii="Times New Roman" w:hAnsi="Times New Roman" w:cs="Times New Roman"/>
          <w:kern w:val="0"/>
        </w:rPr>
        <w:t>ReceiverTracker</w:t>
      </w:r>
      <w:proofErr w:type="spellEnd"/>
      <w:r w:rsidR="00854FAA" w:rsidRPr="00801DF8">
        <w:rPr>
          <w:rFonts w:ascii="Times New Roman" w:hAnsi="Times New Roman" w:cs="Times New Roman"/>
          <w:kern w:val="0"/>
        </w:rPr>
        <w:t>。</w:t>
      </w:r>
    </w:p>
    <w:p w14:paraId="7759AA1B" w14:textId="77777777" w:rsidR="00244AD1" w:rsidRPr="00801DF8" w:rsidRDefault="00A238D5" w:rsidP="006B56F5">
      <w:pPr>
        <w:pStyle w:val="3"/>
        <w:spacing w:line="360" w:lineRule="auto"/>
        <w:rPr>
          <w:rFonts w:ascii="Times New Roman" w:hAnsi="Times New Roman" w:cs="Times New Roman"/>
        </w:rPr>
      </w:pPr>
      <w:bookmarkStart w:id="39" w:name="_Toc479327625"/>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39"/>
    </w:p>
    <w:p w14:paraId="45DFD4E7" w14:textId="77777777"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proofErr w:type="spellStart"/>
      <w:r w:rsidRPr="00801DF8">
        <w:rPr>
          <w:rFonts w:ascii="Times New Roman" w:hAnsi="Times New Roman" w:cs="Times New Roman"/>
          <w:szCs w:val="21"/>
        </w:rPr>
        <w:t>ReceiverInputDStream</w:t>
      </w:r>
      <w:proofErr w:type="spellEnd"/>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proofErr w:type="spellStart"/>
      <w:r w:rsidRPr="00801DF8">
        <w:rPr>
          <w:rFonts w:ascii="Times New Roman" w:hAnsi="Times New Roman" w:cs="Times New Roman"/>
          <w:szCs w:val="21"/>
        </w:rPr>
        <w:t>ReceiverTracker</w:t>
      </w:r>
      <w:proofErr w:type="spellEnd"/>
      <w:r w:rsidRPr="00801DF8">
        <w:rPr>
          <w:rFonts w:ascii="Times New Roman" w:hAnsi="Times New Roman" w:cs="Times New Roman"/>
          <w:szCs w:val="21"/>
        </w:rPr>
        <w:t xml:space="preserve">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14:paraId="36F78EF1" w14:textId="77777777" w:rsidR="00124320" w:rsidRPr="00801DF8" w:rsidRDefault="00A238D5" w:rsidP="00195344">
      <w:pPr>
        <w:pStyle w:val="2"/>
        <w:rPr>
          <w:rFonts w:ascii="Times New Roman" w:hAnsi="Times New Roman" w:cs="Times New Roman"/>
        </w:rPr>
      </w:pPr>
      <w:bookmarkStart w:id="40" w:name="_Toc479327626"/>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proofErr w:type="spellStart"/>
      <w:r w:rsidR="003C6608" w:rsidRPr="00801DF8">
        <w:rPr>
          <w:rFonts w:ascii="Times New Roman" w:hAnsi="Times New Roman" w:cs="Times New Roman"/>
        </w:rPr>
        <w:t>DStream</w:t>
      </w:r>
      <w:bookmarkEnd w:id="40"/>
      <w:proofErr w:type="spellEnd"/>
    </w:p>
    <w:p w14:paraId="5233720A" w14:textId="77777777"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proofErr w:type="spellStart"/>
      <w:r w:rsidRPr="00801DF8">
        <w:rPr>
          <w:rFonts w:ascii="Times New Roman" w:hAnsi="Times New Roman" w:cs="Times New Roman"/>
        </w:rPr>
        <w:t>DStream</w:t>
      </w:r>
      <w:proofErr w:type="spellEnd"/>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w:t>
      </w:r>
      <w:proofErr w:type="gramStart"/>
      <w:r w:rsidR="00A5737E" w:rsidRPr="00801DF8">
        <w:rPr>
          <w:rFonts w:ascii="Times New Roman" w:hAnsi="Times New Roman" w:cs="Times New Roman"/>
        </w:rPr>
        <w:t>流数据</w:t>
      </w:r>
      <w:proofErr w:type="gramEnd"/>
      <w:r w:rsidR="00A5737E" w:rsidRPr="00801DF8">
        <w:rPr>
          <w:rFonts w:ascii="Times New Roman" w:hAnsi="Times New Roman" w:cs="Times New Roman"/>
        </w:rPr>
        <w:t>的抽象。</w:t>
      </w:r>
    </w:p>
    <w:p w14:paraId="1AAAD635" w14:textId="77777777" w:rsidR="00244AD1" w:rsidRPr="00801DF8" w:rsidRDefault="00A238D5" w:rsidP="00AE406E">
      <w:pPr>
        <w:pStyle w:val="3"/>
        <w:spacing w:line="360" w:lineRule="auto"/>
        <w:rPr>
          <w:rFonts w:ascii="Times New Roman" w:hAnsi="Times New Roman" w:cs="Times New Roman"/>
        </w:rPr>
      </w:pPr>
      <w:bookmarkStart w:id="41" w:name="_Toc479327627"/>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6506C6" w:rsidRPr="00801DF8">
        <w:rPr>
          <w:rFonts w:ascii="Times New Roman" w:hAnsi="Times New Roman" w:cs="Times New Roman"/>
        </w:rPr>
        <w:t>的离散化</w:t>
      </w:r>
      <w:bookmarkEnd w:id="41"/>
    </w:p>
    <w:p w14:paraId="26E86A4D" w14:textId="77777777" w:rsidR="00112C68" w:rsidRPr="00801DF8" w:rsidRDefault="00112C68" w:rsidP="00AE406E">
      <w:pPr>
        <w:spacing w:line="360" w:lineRule="auto"/>
        <w:ind w:firstLine="420"/>
        <w:rPr>
          <w:rFonts w:ascii="Times New Roman" w:hAnsi="Times New Roman" w:cs="Times New Roman"/>
        </w:rPr>
      </w:pPr>
      <w:proofErr w:type="spellStart"/>
      <w:r w:rsidRPr="00801DF8">
        <w:rPr>
          <w:rFonts w:ascii="Times New Roman" w:hAnsi="Times New Roman" w:cs="Times New Roman"/>
        </w:rPr>
        <w:t>DStream</w:t>
      </w:r>
      <w:proofErr w:type="spellEnd"/>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proofErr w:type="spellStart"/>
      <w:r w:rsidRPr="00801DF8">
        <w:rPr>
          <w:rFonts w:ascii="Times New Roman" w:hAnsi="Times New Roman" w:cs="Times New Roman"/>
        </w:rPr>
        <w:t>DStream</w:t>
      </w:r>
      <w:proofErr w:type="spellEnd"/>
      <w:r w:rsidRPr="00801DF8">
        <w:rPr>
          <w:rFonts w:ascii="Times New Roman" w:hAnsi="Times New Roman" w:cs="Times New Roman"/>
        </w:rPr>
        <w:t>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w:t>
      </w:r>
      <w:proofErr w:type="spellStart"/>
      <w:r w:rsidRPr="00801DF8">
        <w:rPr>
          <w:rFonts w:ascii="Times New Roman" w:hAnsi="Times New Roman" w:cs="Times New Roman"/>
        </w:rPr>
        <w:t>DStream</w:t>
      </w:r>
      <w:proofErr w:type="spellEnd"/>
      <w:r w:rsidRPr="00801DF8">
        <w:rPr>
          <w:rFonts w:ascii="Times New Roman" w:hAnsi="Times New Roman" w:cs="Times New Roman"/>
        </w:rPr>
        <w:t xml:space="preserve">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proofErr w:type="spellStart"/>
      <w:r w:rsidRPr="00801DF8">
        <w:rPr>
          <w:rFonts w:ascii="Times New Roman" w:hAnsi="Times New Roman" w:cs="Times New Roman"/>
        </w:rPr>
        <w:t>DStream</w:t>
      </w:r>
      <w:proofErr w:type="spellEnd"/>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14:paraId="3D42C48B" w14:textId="77777777"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639FA02D" wp14:editId="7DD0C200">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14:paraId="457AE7A8" w14:textId="77777777" w:rsidR="00B87501" w:rsidRPr="00801DF8" w:rsidRDefault="005449C4" w:rsidP="00AE406E">
      <w:pPr>
        <w:pStyle w:val="a7"/>
        <w:jc w:val="center"/>
        <w:rPr>
          <w:rFonts w:ascii="Times New Roman" w:hAnsi="Times New Roman" w:cs="Times New Roman"/>
        </w:rPr>
      </w:pPr>
      <w:bookmarkStart w:id="42" w:name="_Toc4793275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2</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的离散化</w:t>
      </w:r>
      <w:bookmarkEnd w:id="42"/>
    </w:p>
    <w:p w14:paraId="1715E5BC" w14:textId="77777777"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proofErr w:type="spellStart"/>
      <w:r w:rsidRPr="00801DF8">
        <w:rPr>
          <w:rFonts w:ascii="Times New Roman" w:hAnsi="Times New Roman" w:cs="Times New Roman"/>
        </w:rPr>
        <w:t>DStream</w:t>
      </w:r>
      <w:proofErr w:type="spellEnd"/>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proofErr w:type="spellStart"/>
      <w:r w:rsidRPr="00801DF8">
        <w:rPr>
          <w:rFonts w:ascii="Times New Roman" w:hAnsi="Times New Roman" w:cs="Times New Roman"/>
        </w:rPr>
        <w:t>flatMap</w:t>
      </w:r>
      <w:proofErr w:type="spellEnd"/>
      <w:r w:rsidRPr="00801DF8">
        <w:rPr>
          <w:rFonts w:ascii="Times New Roman" w:hAnsi="Times New Roman" w:cs="Times New Roman"/>
        </w:rPr>
        <w:t>操作应用于文本的</w:t>
      </w:r>
      <w:proofErr w:type="spellStart"/>
      <w:r w:rsidRPr="00801DF8">
        <w:rPr>
          <w:rFonts w:ascii="Times New Roman" w:hAnsi="Times New Roman" w:cs="Times New Roman"/>
        </w:rPr>
        <w:t>DStream</w:t>
      </w:r>
      <w:proofErr w:type="spellEnd"/>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proofErr w:type="spellStart"/>
      <w:r w:rsidRPr="00801DF8">
        <w:rPr>
          <w:rFonts w:ascii="Times New Roman" w:hAnsi="Times New Roman" w:cs="Times New Roman"/>
        </w:rPr>
        <w:t>DStream</w:t>
      </w:r>
      <w:proofErr w:type="spellEnd"/>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14:paraId="3E1B1EA3" w14:textId="77777777"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4CAF6A2B" wp14:editId="0088CA51">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14:paraId="317315AD" w14:textId="77777777" w:rsidR="009A72CF" w:rsidRPr="00801DF8" w:rsidRDefault="001650D3" w:rsidP="001650D3">
      <w:pPr>
        <w:pStyle w:val="a7"/>
        <w:jc w:val="center"/>
        <w:rPr>
          <w:rFonts w:ascii="Times New Roman" w:hAnsi="Times New Roman" w:cs="Times New Roman"/>
        </w:rPr>
      </w:pPr>
      <w:bookmarkStart w:id="43" w:name="_Toc47932757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与</w:t>
      </w:r>
      <w:r w:rsidRPr="00801DF8">
        <w:rPr>
          <w:rFonts w:ascii="Times New Roman" w:hAnsi="Times New Roman" w:cs="Times New Roman"/>
        </w:rPr>
        <w:t>RDD</w:t>
      </w:r>
      <w:bookmarkEnd w:id="43"/>
    </w:p>
    <w:p w14:paraId="27136C1C" w14:textId="77777777" w:rsidR="00131DA6" w:rsidRPr="00801DF8" w:rsidRDefault="00A238D5" w:rsidP="00D50D3C">
      <w:pPr>
        <w:pStyle w:val="3"/>
        <w:rPr>
          <w:rFonts w:ascii="Times New Roman" w:hAnsi="Times New Roman" w:cs="Times New Roman"/>
        </w:rPr>
      </w:pPr>
      <w:bookmarkStart w:id="44" w:name="_Toc479327628"/>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44"/>
    </w:p>
    <w:p w14:paraId="2F2734FB"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14:paraId="0E284D9D"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14:paraId="3B363E00"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r w:rsidR="005D2F8A">
        <w:fldChar w:fldCharType="begin"/>
      </w:r>
      <w:r w:rsidR="005D2F8A">
        <w:instrText xml:space="preserve"> HYPERLINK "http://lib.csdn.net/base/hadoop" \t "_blank" \o "Hadoop</w:instrText>
      </w:r>
      <w:r w:rsidR="005D2F8A">
        <w:instrText>知识库</w:instrText>
      </w:r>
      <w:r w:rsidR="005D2F8A">
        <w:instrText xml:space="preserve">" </w:instrText>
      </w:r>
      <w:r w:rsidR="005D2F8A">
        <w:fldChar w:fldCharType="separate"/>
      </w:r>
      <w:r w:rsidRPr="00801DF8">
        <w:rPr>
          <w:rFonts w:ascii="Times New Roman" w:hAnsi="Times New Roman" w:cs="Times New Roman"/>
        </w:rPr>
        <w:t>Hadoop</w:t>
      </w:r>
      <w:r w:rsidR="005D2F8A">
        <w:rPr>
          <w:rFonts w:ascii="Times New Roman" w:hAnsi="Times New Roman" w:cs="Times New Roman"/>
        </w:rPr>
        <w:fldChar w:fldCharType="end"/>
      </w:r>
      <w:r w:rsidRPr="00801DF8">
        <w:rPr>
          <w:rFonts w:ascii="Times New Roman" w:hAnsi="Times New Roman" w:cs="Times New Roman"/>
        </w:rPr>
        <w:t>用的是</w:t>
      </w:r>
      <w:proofErr w:type="spellStart"/>
      <w:r w:rsidRPr="00801DF8">
        <w:rPr>
          <w:rFonts w:ascii="Times New Roman" w:hAnsi="Times New Roman" w:cs="Times New Roman"/>
        </w:rPr>
        <w:t>MapReduce</w:t>
      </w:r>
      <w:proofErr w:type="spellEnd"/>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hyperlink r:id="rId18" w:tgtFrame="_blank" w:tooltip="机器学习知识库" w:history="1">
        <w:r w:rsidRPr="00801DF8">
          <w:rPr>
            <w:rFonts w:ascii="Times New Roman" w:hAnsi="Times New Roman" w:cs="Times New Roman"/>
          </w:rPr>
          <w:t>机器学习</w:t>
        </w:r>
      </w:hyperlink>
      <w:r w:rsidRPr="00801DF8">
        <w:rPr>
          <w:rFonts w:ascii="Times New Roman" w:hAnsi="Times New Roman" w:cs="Times New Roman"/>
        </w:rPr>
        <w:t>应用和交互式数据挖掘应用，加速显著。</w:t>
      </w:r>
      <w:r w:rsidRPr="00801DF8">
        <w:rPr>
          <w:rFonts w:ascii="Times New Roman" w:hAnsi="Times New Roman" w:cs="Times New Roman"/>
        </w:rPr>
        <w:t>Spark</w:t>
      </w:r>
      <w:proofErr w:type="gramStart"/>
      <w:r w:rsidRPr="00801DF8">
        <w:rPr>
          <w:rFonts w:ascii="Times New Roman" w:hAnsi="Times New Roman" w:cs="Times New Roman"/>
        </w:rPr>
        <w:t>快还有</w:t>
      </w:r>
      <w:proofErr w:type="gramEnd"/>
      <w:r w:rsidRPr="00801DF8">
        <w:rPr>
          <w:rFonts w:ascii="Times New Roman" w:hAnsi="Times New Roman" w:cs="Times New Roman"/>
        </w:rPr>
        <w:t>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14:paraId="2AF56828"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 xml:space="preserve">General: </w:t>
      </w:r>
      <w:proofErr w:type="spellStart"/>
      <w:r w:rsidRPr="00801DF8">
        <w:rPr>
          <w:rFonts w:ascii="Times New Roman" w:hAnsi="Times New Roman" w:cs="Times New Roman"/>
        </w:rPr>
        <w:t>MapReduce</w:t>
      </w:r>
      <w:proofErr w:type="spellEnd"/>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proofErr w:type="spellStart"/>
      <w:r w:rsidRPr="00801DF8">
        <w:rPr>
          <w:rFonts w:ascii="Times New Roman" w:hAnsi="Times New Roman" w:cs="Times New Roman"/>
        </w:rPr>
        <w:t>flatMap</w:t>
      </w:r>
      <w:proofErr w:type="spellEnd"/>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14:paraId="23A99E6D" w14:textId="77777777"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proofErr w:type="gramStart"/>
      <w:r w:rsidRPr="00801DF8">
        <w:rPr>
          <w:rFonts w:ascii="Times New Roman" w:hAnsi="Times New Roman" w:cs="Times New Roman"/>
        </w:rPr>
        <w:t>很</w:t>
      </w:r>
      <w:proofErr w:type="gramEnd"/>
      <w:r w:rsidRPr="00801DF8">
        <w:rPr>
          <w:rFonts w:ascii="Times New Roman" w:hAnsi="Times New Roman" w:cs="Times New Roman"/>
        </w:rPr>
        <w:t>高效地容错。</w:t>
      </w:r>
    </w:p>
    <w:p w14:paraId="3D2F718C" w14:textId="77777777" w:rsidR="00112C68" w:rsidRPr="00801DF8" w:rsidRDefault="00A238D5" w:rsidP="00131DA6">
      <w:pPr>
        <w:pStyle w:val="3"/>
        <w:tabs>
          <w:tab w:val="center" w:pos="4153"/>
        </w:tabs>
        <w:rPr>
          <w:rFonts w:ascii="Times New Roman" w:hAnsi="Times New Roman" w:cs="Times New Roman"/>
        </w:rPr>
      </w:pPr>
      <w:bookmarkStart w:id="45" w:name="_Toc479327629"/>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112C68" w:rsidRPr="00801DF8">
        <w:rPr>
          <w:rFonts w:ascii="Times New Roman" w:hAnsi="Times New Roman" w:cs="Times New Roman"/>
        </w:rPr>
        <w:t>的操作</w:t>
      </w:r>
      <w:bookmarkEnd w:id="45"/>
    </w:p>
    <w:p w14:paraId="6023D94E"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14:paraId="5A54702F" w14:textId="77777777"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proofErr w:type="spellStart"/>
      <w:r w:rsidRPr="00801DF8">
        <w:rPr>
          <w:rFonts w:ascii="Times New Roman" w:hAnsi="Times New Roman" w:cs="Times New Roman"/>
        </w:rPr>
        <w:t>DAGScheduler</w:t>
      </w:r>
      <w:proofErr w:type="spellEnd"/>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w:t>
      </w:r>
      <w:proofErr w:type="spellStart"/>
      <w:r w:rsidRPr="00801DF8">
        <w:rPr>
          <w:rFonts w:ascii="Times New Roman" w:hAnsi="Times New Roman" w:cs="Times New Roman"/>
        </w:rPr>
        <w:t>TaskSet</w:t>
      </w:r>
      <w:proofErr w:type="spellEnd"/>
      <w:r w:rsidRPr="00801DF8">
        <w:rPr>
          <w:rFonts w:ascii="Times New Roman" w:hAnsi="Times New Roman" w:cs="Times New Roman"/>
        </w:rPr>
        <w:t> </w:t>
      </w:r>
      <w:r w:rsidRPr="00801DF8">
        <w:rPr>
          <w:rFonts w:ascii="Times New Roman" w:hAnsi="Times New Roman" w:cs="Times New Roman"/>
        </w:rPr>
        <w:t>，以</w:t>
      </w:r>
      <w:proofErr w:type="spellStart"/>
      <w:r w:rsidRPr="00801DF8">
        <w:rPr>
          <w:rFonts w:ascii="Times New Roman" w:hAnsi="Times New Roman" w:cs="Times New Roman"/>
        </w:rPr>
        <w:t>TaskSet</w:t>
      </w:r>
      <w:proofErr w:type="spellEnd"/>
      <w:r w:rsidRPr="00801DF8">
        <w:rPr>
          <w:rFonts w:ascii="Times New Roman" w:hAnsi="Times New Roman" w:cs="Times New Roman"/>
        </w:rPr>
        <w:t>为单位，</w:t>
      </w:r>
      <w:proofErr w:type="spellStart"/>
      <w:r w:rsidRPr="00801DF8">
        <w:rPr>
          <w:rFonts w:ascii="Times New Roman" w:hAnsi="Times New Roman" w:cs="Times New Roman"/>
        </w:rPr>
        <w:t>TaskScheduler</w:t>
      </w:r>
      <w:proofErr w:type="spellEnd"/>
      <w:r w:rsidRPr="00801DF8">
        <w:rPr>
          <w:rFonts w:ascii="Times New Roman" w:hAnsi="Times New Roman" w:cs="Times New Roman"/>
        </w:rPr>
        <w:t>通过</w:t>
      </w:r>
      <w:r w:rsidRPr="00801DF8">
        <w:rPr>
          <w:rFonts w:ascii="Times New Roman" w:hAnsi="Times New Roman" w:cs="Times New Roman"/>
        </w:rPr>
        <w:t>Cluster Manager</w:t>
      </w:r>
      <w:proofErr w:type="gramStart"/>
      <w:r w:rsidRPr="00801DF8">
        <w:rPr>
          <w:rFonts w:ascii="Times New Roman" w:hAnsi="Times New Roman" w:cs="Times New Roman"/>
        </w:rPr>
        <w:t>一</w:t>
      </w:r>
      <w:proofErr w:type="gramEnd"/>
      <w:r w:rsidRPr="00801DF8">
        <w:rPr>
          <w:rFonts w:ascii="Times New Roman" w:hAnsi="Times New Roman" w:cs="Times New Roman"/>
        </w:rPr>
        <w:t>批一批地调度到不同</w:t>
      </w:r>
      <w:r w:rsidRPr="00801DF8">
        <w:rPr>
          <w:rFonts w:ascii="Times New Roman" w:hAnsi="Times New Roman" w:cs="Times New Roman"/>
        </w:rPr>
        <w:t>node</w:t>
      </w:r>
      <w:r w:rsidRPr="00801DF8">
        <w:rPr>
          <w:rFonts w:ascii="Times New Roman" w:hAnsi="Times New Roman" w:cs="Times New Roman"/>
        </w:rPr>
        <w:t>上运行，同一个</w:t>
      </w:r>
      <w:proofErr w:type="spellStart"/>
      <w:r w:rsidRPr="00801DF8">
        <w:rPr>
          <w:rFonts w:ascii="Times New Roman" w:hAnsi="Times New Roman" w:cs="Times New Roman"/>
        </w:rPr>
        <w:t>TaskSet</w:t>
      </w:r>
      <w:proofErr w:type="spellEnd"/>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14:paraId="746095A9" w14:textId="77777777"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1AC63EF9" wp14:editId="426A9D1E">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144" cy="2572619"/>
                    </a:xfrm>
                    <a:prstGeom prst="rect">
                      <a:avLst/>
                    </a:prstGeom>
                  </pic:spPr>
                </pic:pic>
              </a:graphicData>
            </a:graphic>
          </wp:inline>
        </w:drawing>
      </w:r>
    </w:p>
    <w:p w14:paraId="385A6563" w14:textId="77777777" w:rsidR="00131DA6" w:rsidRPr="00801DF8" w:rsidRDefault="00131DA6" w:rsidP="00131DA6">
      <w:pPr>
        <w:pStyle w:val="a7"/>
        <w:jc w:val="center"/>
        <w:rPr>
          <w:rFonts w:ascii="Times New Roman" w:hAnsi="Times New Roman" w:cs="Times New Roman"/>
        </w:rPr>
      </w:pPr>
      <w:bookmarkStart w:id="46" w:name="_Toc47932757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46"/>
    </w:p>
    <w:p w14:paraId="7EF05D81" w14:textId="77777777"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proofErr w:type="spellStart"/>
      <w:r w:rsidRPr="00801DF8">
        <w:rPr>
          <w:rFonts w:ascii="Times New Roman" w:hAnsi="Times New Roman" w:cs="Times New Roman"/>
        </w:rPr>
        <w:t>SparkStreaming</w:t>
      </w:r>
      <w:proofErr w:type="spellEnd"/>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14:paraId="66401632" w14:textId="77777777" w:rsidR="00BA0AA7" w:rsidRPr="00801DF8" w:rsidRDefault="00BA0AA7" w:rsidP="00BA0AA7">
      <w:pPr>
        <w:pStyle w:val="a7"/>
        <w:keepNext/>
        <w:jc w:val="center"/>
        <w:rPr>
          <w:rFonts w:ascii="Times New Roman" w:hAnsi="Times New Roman" w:cs="Times New Roman"/>
          <w:sz w:val="21"/>
        </w:rPr>
      </w:pPr>
      <w:bookmarkStart w:id="47" w:name="_Toc479327580"/>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47"/>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14:paraId="032E086D" w14:textId="77777777" w:rsidTr="00B00ED3">
        <w:trPr>
          <w:trHeight w:val="15"/>
        </w:trPr>
        <w:tc>
          <w:tcPr>
            <w:tcW w:w="3498" w:type="dxa"/>
            <w:shd w:val="clear" w:color="auto" w:fill="FFFFFF"/>
            <w:tcMar>
              <w:top w:w="96" w:type="dxa"/>
              <w:left w:w="96" w:type="dxa"/>
              <w:bottom w:w="96" w:type="dxa"/>
              <w:right w:w="96" w:type="dxa"/>
            </w:tcMar>
            <w:vAlign w:val="center"/>
          </w:tcPr>
          <w:p w14:paraId="43A07194" w14:textId="77777777"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14:paraId="7D320671" w14:textId="77777777"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14:paraId="6EE8FE64" w14:textId="77777777" w:rsidTr="00B00ED3">
        <w:trPr>
          <w:trHeight w:val="15"/>
        </w:trPr>
        <w:tc>
          <w:tcPr>
            <w:tcW w:w="3498" w:type="dxa"/>
            <w:shd w:val="clear" w:color="auto" w:fill="FFFFFF"/>
            <w:tcMar>
              <w:top w:w="96" w:type="dxa"/>
              <w:left w:w="96" w:type="dxa"/>
              <w:bottom w:w="96" w:type="dxa"/>
              <w:right w:w="96" w:type="dxa"/>
            </w:tcMar>
            <w:vAlign w:val="center"/>
            <w:hideMark/>
          </w:tcPr>
          <w:p w14:paraId="1805FC51"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38AD642E"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的每个元素通过函数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14:paraId="064259C2" w14:textId="77777777" w:rsidTr="00B00ED3">
        <w:trPr>
          <w:trHeight w:val="15"/>
        </w:trPr>
        <w:tc>
          <w:tcPr>
            <w:tcW w:w="3498" w:type="dxa"/>
            <w:shd w:val="clear" w:color="auto" w:fill="FFFFFF"/>
            <w:tcMar>
              <w:top w:w="96" w:type="dxa"/>
              <w:left w:w="96" w:type="dxa"/>
              <w:bottom w:w="96" w:type="dxa"/>
              <w:right w:w="96" w:type="dxa"/>
            </w:tcMar>
            <w:vAlign w:val="center"/>
            <w:hideMark/>
          </w:tcPr>
          <w:p w14:paraId="7B743FAE"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flatMap</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35BBF212"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14:paraId="1408A60A" w14:textId="77777777" w:rsidTr="00B00ED3">
        <w:trPr>
          <w:trHeight w:val="15"/>
        </w:trPr>
        <w:tc>
          <w:tcPr>
            <w:tcW w:w="3498" w:type="dxa"/>
            <w:shd w:val="clear" w:color="auto" w:fill="FFFFFF"/>
            <w:tcMar>
              <w:top w:w="96" w:type="dxa"/>
              <w:left w:w="96" w:type="dxa"/>
              <w:bottom w:w="96" w:type="dxa"/>
              <w:right w:w="96" w:type="dxa"/>
            </w:tcMar>
            <w:vAlign w:val="center"/>
            <w:hideMark/>
          </w:tcPr>
          <w:p w14:paraId="3A7A2A50"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7BB619CC"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14:paraId="487A807F" w14:textId="77777777" w:rsidTr="00B00ED3">
        <w:trPr>
          <w:trHeight w:val="15"/>
        </w:trPr>
        <w:tc>
          <w:tcPr>
            <w:tcW w:w="3498" w:type="dxa"/>
            <w:shd w:val="clear" w:color="auto" w:fill="FFFFFF"/>
            <w:tcMar>
              <w:top w:w="96" w:type="dxa"/>
              <w:left w:w="96" w:type="dxa"/>
              <w:bottom w:w="96" w:type="dxa"/>
              <w:right w:w="96" w:type="dxa"/>
            </w:tcMar>
            <w:vAlign w:val="center"/>
          </w:tcPr>
          <w:p w14:paraId="2AD69C16"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proofErr w:type="spellStart"/>
            <w:r w:rsidRPr="00801DF8">
              <w:rPr>
                <w:rFonts w:ascii="Times New Roman" w:eastAsia="宋体" w:hAnsi="Times New Roman" w:cs="Times New Roman"/>
                <w:color w:val="393939"/>
                <w:kern w:val="0"/>
                <w:sz w:val="20"/>
                <w:szCs w:val="20"/>
              </w:rPr>
              <w:t>withReplacement,fraction,seed</w:t>
            </w:r>
            <w:proofErr w:type="spellEnd"/>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14:paraId="062EB24A"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14:paraId="3998223F" w14:textId="77777777" w:rsidTr="00B00ED3">
        <w:trPr>
          <w:trHeight w:val="15"/>
        </w:trPr>
        <w:tc>
          <w:tcPr>
            <w:tcW w:w="3498" w:type="dxa"/>
            <w:shd w:val="clear" w:color="auto" w:fill="FFFFFF"/>
            <w:tcMar>
              <w:top w:w="96" w:type="dxa"/>
              <w:left w:w="96" w:type="dxa"/>
              <w:bottom w:w="96" w:type="dxa"/>
              <w:right w:w="96" w:type="dxa"/>
            </w:tcMar>
            <w:vAlign w:val="center"/>
            <w:hideMark/>
          </w:tcPr>
          <w:p w14:paraId="1EA06A25"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0B14D766"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与其他</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的元素合并后的新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14:paraId="6540BE40" w14:textId="77777777" w:rsidTr="00B00ED3">
        <w:trPr>
          <w:trHeight w:val="15"/>
        </w:trPr>
        <w:tc>
          <w:tcPr>
            <w:tcW w:w="3498" w:type="dxa"/>
            <w:shd w:val="clear" w:color="auto" w:fill="FFFFFF"/>
            <w:tcMar>
              <w:top w:w="96" w:type="dxa"/>
              <w:left w:w="96" w:type="dxa"/>
              <w:bottom w:w="96" w:type="dxa"/>
              <w:right w:w="96" w:type="dxa"/>
            </w:tcMar>
            <w:vAlign w:val="center"/>
            <w:hideMark/>
          </w:tcPr>
          <w:p w14:paraId="1C669B96"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reduceByKey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276B9506"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proofErr w:type="spellStart"/>
            <w:r w:rsidRPr="00801DF8">
              <w:rPr>
                <w:rFonts w:ascii="Times New Roman" w:eastAsia="宋体" w:hAnsi="Times New Roman" w:cs="Times New Roman"/>
                <w:color w:val="393939"/>
                <w:kern w:val="0"/>
                <w:sz w:val="20"/>
                <w:szCs w:val="20"/>
              </w:rPr>
              <w:t>numTasks</w:t>
            </w:r>
            <w:proofErr w:type="spellEnd"/>
            <w:r w:rsidRPr="00801DF8">
              <w:rPr>
                <w:rFonts w:ascii="Times New Roman" w:eastAsia="宋体" w:hAnsi="Times New Roman" w:cs="Times New Roman"/>
                <w:color w:val="393939"/>
                <w:kern w:val="0"/>
                <w:sz w:val="20"/>
                <w:szCs w:val="20"/>
              </w:rPr>
              <w:t>设置不同的并行任务数。</w:t>
            </w:r>
          </w:p>
        </w:tc>
      </w:tr>
      <w:tr w:rsidR="00131DA6" w:rsidRPr="00801DF8" w14:paraId="390B2AB1" w14:textId="77777777" w:rsidTr="00B00ED3">
        <w:trPr>
          <w:trHeight w:val="15"/>
        </w:trPr>
        <w:tc>
          <w:tcPr>
            <w:tcW w:w="3498" w:type="dxa"/>
            <w:shd w:val="clear" w:color="auto" w:fill="FFFFFF"/>
            <w:tcMar>
              <w:top w:w="96" w:type="dxa"/>
              <w:left w:w="96" w:type="dxa"/>
              <w:bottom w:w="96" w:type="dxa"/>
              <w:right w:w="96" w:type="dxa"/>
            </w:tcMar>
            <w:vAlign w:val="center"/>
            <w:hideMark/>
          </w:tcPr>
          <w:p w14:paraId="7FCF8A7E"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5800FD88"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14:paraId="17461A59" w14:textId="77777777" w:rsidTr="00B00ED3">
        <w:trPr>
          <w:trHeight w:val="15"/>
        </w:trPr>
        <w:tc>
          <w:tcPr>
            <w:tcW w:w="3498" w:type="dxa"/>
            <w:shd w:val="clear" w:color="auto" w:fill="FFFFFF"/>
            <w:tcMar>
              <w:top w:w="96" w:type="dxa"/>
              <w:left w:w="96" w:type="dxa"/>
              <w:bottom w:w="96" w:type="dxa"/>
              <w:right w:w="96" w:type="dxa"/>
            </w:tcMar>
            <w:vAlign w:val="center"/>
            <w:hideMark/>
          </w:tcPr>
          <w:p w14:paraId="7C718B6F"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cogroup</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2AFF17F0"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 xml:space="preserve">(K,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 xml:space="preserve">[V],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类型的新的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14:paraId="305C9FF6" w14:textId="77777777" w:rsidTr="00B00ED3">
        <w:trPr>
          <w:trHeight w:val="15"/>
        </w:trPr>
        <w:tc>
          <w:tcPr>
            <w:tcW w:w="3498" w:type="dxa"/>
            <w:shd w:val="clear" w:color="auto" w:fill="FFFFFF"/>
            <w:tcMar>
              <w:top w:w="96" w:type="dxa"/>
              <w:left w:w="96" w:type="dxa"/>
              <w:bottom w:w="96" w:type="dxa"/>
              <w:right w:w="96" w:type="dxa"/>
            </w:tcMar>
            <w:vAlign w:val="center"/>
            <w:hideMark/>
          </w:tcPr>
          <w:p w14:paraId="776D78BC"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3DBDAB2D"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，这可以用来在</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14:paraId="754130C1" w14:textId="77777777" w:rsidTr="00B00ED3">
        <w:trPr>
          <w:trHeight w:val="15"/>
        </w:trPr>
        <w:tc>
          <w:tcPr>
            <w:tcW w:w="3498" w:type="dxa"/>
            <w:shd w:val="clear" w:color="auto" w:fill="FFFFFF"/>
            <w:tcMar>
              <w:top w:w="96" w:type="dxa"/>
              <w:left w:w="96" w:type="dxa"/>
              <w:bottom w:w="96" w:type="dxa"/>
              <w:right w:w="96" w:type="dxa"/>
            </w:tcMar>
            <w:vAlign w:val="center"/>
            <w:hideMark/>
          </w:tcPr>
          <w:p w14:paraId="6C716633"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updateStateByKey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14:paraId="556A9774"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其中每个键的状态是根据键的前一个状态和</w:t>
            </w:r>
            <w:proofErr w:type="gramStart"/>
            <w:r w:rsidRPr="00801DF8">
              <w:rPr>
                <w:rFonts w:ascii="Times New Roman" w:eastAsia="宋体" w:hAnsi="Times New Roman" w:cs="Times New Roman"/>
                <w:color w:val="393939"/>
                <w:kern w:val="0"/>
                <w:sz w:val="20"/>
                <w:szCs w:val="20"/>
              </w:rPr>
              <w:t>键的</w:t>
            </w:r>
            <w:proofErr w:type="gramEnd"/>
            <w:r w:rsidRPr="00801DF8">
              <w:rPr>
                <w:rFonts w:ascii="Times New Roman" w:eastAsia="宋体" w:hAnsi="Times New Roman" w:cs="Times New Roman"/>
                <w:color w:val="393939"/>
                <w:kern w:val="0"/>
                <w:sz w:val="20"/>
                <w:szCs w:val="20"/>
              </w:rPr>
              <w:t>新</w:t>
            </w:r>
            <w:proofErr w:type="gramStart"/>
            <w:r w:rsidRPr="00801DF8">
              <w:rPr>
                <w:rFonts w:ascii="Times New Roman" w:eastAsia="宋体" w:hAnsi="Times New Roman" w:cs="Times New Roman"/>
                <w:color w:val="393939"/>
                <w:kern w:val="0"/>
                <w:sz w:val="20"/>
                <w:szCs w:val="20"/>
              </w:rPr>
              <w:t>值应用</w:t>
            </w:r>
            <w:proofErr w:type="gramEnd"/>
            <w:r w:rsidRPr="00801DF8">
              <w:rPr>
                <w:rFonts w:ascii="Times New Roman" w:eastAsia="宋体" w:hAnsi="Times New Roman" w:cs="Times New Roman"/>
                <w:color w:val="393939"/>
                <w:kern w:val="0"/>
                <w:sz w:val="20"/>
                <w:szCs w:val="20"/>
              </w:rPr>
              <w:t>给定函数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14:paraId="1DD94BFF" w14:textId="77777777" w:rsidTr="00B00ED3">
        <w:trPr>
          <w:trHeight w:val="15"/>
        </w:trPr>
        <w:tc>
          <w:tcPr>
            <w:tcW w:w="3498" w:type="dxa"/>
            <w:shd w:val="clear" w:color="auto" w:fill="FFFFFF"/>
            <w:tcMar>
              <w:top w:w="96" w:type="dxa"/>
              <w:left w:w="96" w:type="dxa"/>
              <w:bottom w:w="96" w:type="dxa"/>
              <w:right w:w="96" w:type="dxa"/>
            </w:tcMar>
            <w:vAlign w:val="center"/>
          </w:tcPr>
          <w:p w14:paraId="60F8405E"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14:paraId="2ECA317D"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14:paraId="34454955" w14:textId="77777777"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14:paraId="611B1798" w14:textId="77777777" w:rsidR="004C424F" w:rsidRPr="00801DF8" w:rsidRDefault="004C424F" w:rsidP="00112C68">
      <w:pPr>
        <w:rPr>
          <w:rFonts w:ascii="Times New Roman" w:hAnsi="Times New Roman" w:cs="Times New Roman"/>
        </w:rPr>
      </w:pPr>
    </w:p>
    <w:p w14:paraId="67651AA0" w14:textId="77777777" w:rsidR="004C424F" w:rsidRPr="00801DF8" w:rsidRDefault="004C424F" w:rsidP="004C424F">
      <w:pPr>
        <w:pStyle w:val="a7"/>
        <w:keepNext/>
        <w:jc w:val="center"/>
        <w:rPr>
          <w:rFonts w:ascii="Times New Roman" w:hAnsi="Times New Roman" w:cs="Times New Roman"/>
        </w:rPr>
      </w:pPr>
      <w:bookmarkStart w:id="48" w:name="_Toc479327581"/>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48"/>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14:paraId="760EB29E" w14:textId="77777777"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CBB685C" w14:textId="77777777"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C9F4B0B" w14:textId="77777777"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14:paraId="625BF499"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CE75E7F"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saveAsTextFiles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320F4CB"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14:paraId="03EA0957"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CC37E26"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saveAsObjectFiles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2CB7F92"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w:t>
            </w:r>
            <w:proofErr w:type="gramStart"/>
            <w:r w:rsidRPr="00801DF8">
              <w:rPr>
                <w:rFonts w:ascii="Times New Roman" w:eastAsia="宋体" w:hAnsi="Times New Roman" w:cs="Times New Roman"/>
                <w:color w:val="393939"/>
                <w:kern w:val="0"/>
                <w:sz w:val="20"/>
                <w:szCs w:val="20"/>
              </w:rPr>
              <w:t>按对象</w:t>
            </w:r>
            <w:proofErr w:type="gramEnd"/>
            <w:r w:rsidRPr="00801DF8">
              <w:rPr>
                <w:rFonts w:ascii="Times New Roman" w:eastAsia="宋体" w:hAnsi="Times New Roman" w:cs="Times New Roman"/>
                <w:color w:val="393939"/>
                <w:kern w:val="0"/>
                <w:sz w:val="20"/>
                <w:szCs w:val="20"/>
              </w:rPr>
              <w:t>序列化并且以</w:t>
            </w:r>
            <w:proofErr w:type="spellStart"/>
            <w:r w:rsidRPr="00801DF8">
              <w:rPr>
                <w:rFonts w:ascii="Times New Roman" w:eastAsia="宋体" w:hAnsi="Times New Roman" w:cs="Times New Roman"/>
                <w:color w:val="393939"/>
                <w:kern w:val="0"/>
                <w:sz w:val="20"/>
                <w:szCs w:val="20"/>
              </w:rPr>
              <w:t>SequenceFile</w:t>
            </w:r>
            <w:proofErr w:type="spellEnd"/>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14:paraId="72B5787D"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475077A"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saveAsHadoopFiles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8ACA7FD"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14:paraId="473F1FB6"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36DC3C9C"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w:t>
            </w:r>
            <w:proofErr w:type="spellStart"/>
            <w:r w:rsidRPr="00801DF8">
              <w:rPr>
                <w:rFonts w:ascii="Times New Roman" w:eastAsia="宋体" w:hAnsi="Times New Roman" w:cs="Times New Roman"/>
                <w:b/>
                <w:bCs/>
                <w:color w:val="393939"/>
                <w:kern w:val="0"/>
                <w:sz w:val="20"/>
                <w:szCs w:val="20"/>
              </w:rPr>
              <w:t>func</w:t>
            </w:r>
            <w:proofErr w:type="spellEnd"/>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3A0E0769" w14:textId="77777777"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（有两个参数并返回一个结果）将源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14:paraId="53D06D13"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5BB0576A"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countByValue</w:t>
            </w:r>
            <w:proofErr w:type="spellEnd"/>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17167698"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14:paraId="32553E4E"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7DF55328"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47841CE4"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14:paraId="590ECBD8" w14:textId="77777777"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0B440A42" w14:textId="77777777"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14:paraId="4C4A4A3C" w14:textId="77777777"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14:paraId="27AEF476" w14:textId="77777777" w:rsidR="00131DA6" w:rsidRPr="00801DF8" w:rsidRDefault="00131DA6" w:rsidP="00112C68">
      <w:pPr>
        <w:rPr>
          <w:rFonts w:ascii="Times New Roman" w:hAnsi="Times New Roman" w:cs="Times New Roman"/>
        </w:rPr>
      </w:pPr>
    </w:p>
    <w:p w14:paraId="7DE52848" w14:textId="77777777" w:rsidR="003C6608" w:rsidRPr="00801DF8" w:rsidRDefault="003C6608" w:rsidP="00195344">
      <w:pPr>
        <w:pStyle w:val="2"/>
        <w:rPr>
          <w:rFonts w:ascii="Times New Roman" w:hAnsi="Times New Roman" w:cs="Times New Roman"/>
        </w:rPr>
      </w:pPr>
      <w:bookmarkStart w:id="49" w:name="_Toc479327630"/>
      <w:r w:rsidRPr="00801DF8">
        <w:rPr>
          <w:rFonts w:ascii="Times New Roman" w:hAnsi="Times New Roman" w:cs="Times New Roman"/>
        </w:rPr>
        <w:t xml:space="preserve">3.3 </w:t>
      </w:r>
      <w:r w:rsidR="00D34CC9" w:rsidRPr="00801DF8">
        <w:rPr>
          <w:rFonts w:ascii="Times New Roman" w:hAnsi="Times New Roman" w:cs="Times New Roman"/>
        </w:rPr>
        <w:t>作业调度</w:t>
      </w:r>
      <w:bookmarkEnd w:id="49"/>
      <w:r w:rsidR="00D34CC9" w:rsidRPr="00801DF8">
        <w:rPr>
          <w:rFonts w:ascii="Times New Roman" w:hAnsi="Times New Roman" w:cs="Times New Roman"/>
        </w:rPr>
        <w:t xml:space="preserve"> </w:t>
      </w:r>
    </w:p>
    <w:p w14:paraId="5B47550E" w14:textId="77777777"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14:paraId="5A96E083" w14:textId="77777777" w:rsidR="00D34CC9" w:rsidRPr="00801DF8" w:rsidRDefault="00A238D5" w:rsidP="00D34CC9">
      <w:pPr>
        <w:pStyle w:val="3"/>
        <w:rPr>
          <w:rFonts w:ascii="Times New Roman" w:hAnsi="Times New Roman" w:cs="Times New Roman"/>
        </w:rPr>
      </w:pPr>
      <w:bookmarkStart w:id="50" w:name="_Toc479327631"/>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50"/>
    </w:p>
    <w:p w14:paraId="692FE70A" w14:textId="77777777"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14:paraId="6DBF6896" w14:textId="77777777" w:rsidR="00D34CC9" w:rsidRPr="00801DF8" w:rsidRDefault="00D34CC9" w:rsidP="00E042EA">
      <w:pPr>
        <w:spacing w:line="360" w:lineRule="auto"/>
        <w:ind w:firstLine="360"/>
        <w:rPr>
          <w:rFonts w:ascii="Times New Roman" w:hAnsi="Times New Roman" w:cs="Times New Roman"/>
          <w:szCs w:val="21"/>
        </w:rPr>
      </w:pPr>
      <w:bookmarkStart w:id="51" w:name="OLE_LINK7"/>
      <w:bookmarkStart w:id="52"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粗粒度模式（</w:t>
      </w:r>
      <w:r w:rsidRPr="00801DF8">
        <w:rPr>
          <w:rFonts w:ascii="Times New Roman" w:hAnsi="Times New Roman" w:cs="Times New Roman"/>
          <w:szCs w:val="21"/>
        </w:rPr>
        <w:t xml:space="preserve">coarse-grained </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 xml:space="preserve"> mode</w:t>
      </w:r>
      <w:r w:rsidRPr="00801DF8">
        <w:rPr>
          <w:rFonts w:ascii="Times New Roman" w:hAnsi="Times New Roman" w:cs="Times New Roman"/>
          <w:szCs w:val="21"/>
        </w:rPr>
        <w:t>）下都可用。</w:t>
      </w:r>
    </w:p>
    <w:p w14:paraId="631C294B" w14:textId="77777777"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w:t>
      </w:r>
      <w:proofErr w:type="gramStart"/>
      <w:r w:rsidRPr="00801DF8">
        <w:rPr>
          <w:rFonts w:ascii="Times New Roman" w:hAnsi="Times New Roman" w:cs="Times New Roman"/>
          <w:sz w:val="21"/>
          <w:szCs w:val="21"/>
        </w:rPr>
        <w:t>独立部署</w:t>
      </w:r>
      <w:proofErr w:type="gramEnd"/>
      <w:r w:rsidRPr="00801DF8">
        <w:rPr>
          <w:rFonts w:ascii="Times New Roman" w:hAnsi="Times New Roman" w:cs="Times New Roman"/>
          <w:sz w:val="21"/>
          <w:szCs w:val="21"/>
        </w:rPr>
        <w:t>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或者</w:t>
      </w:r>
      <w:proofErr w:type="spellStart"/>
      <w:r w:rsidRPr="00801DF8">
        <w:rPr>
          <w:rFonts w:ascii="Times New Roman" w:hAnsi="Times New Roman" w:cs="Times New Roman"/>
          <w:sz w:val="21"/>
          <w:szCs w:val="21"/>
        </w:rPr>
        <w:t>spark.deploy.defaultCores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来控制各个应用的内存占用量。</w:t>
      </w:r>
    </w:p>
    <w:p w14:paraId="4A69042D" w14:textId="77777777" w:rsidR="00D34CC9" w:rsidRPr="00801DF8" w:rsidRDefault="00D34CC9" w:rsidP="00E042EA">
      <w:pPr>
        <w:pStyle w:val="a6"/>
        <w:numPr>
          <w:ilvl w:val="0"/>
          <w:numId w:val="10"/>
        </w:numPr>
        <w:ind w:firstLineChars="0"/>
        <w:rPr>
          <w:rFonts w:ascii="Times New Roman" w:hAnsi="Times New Roman" w:cs="Times New Roman"/>
          <w:sz w:val="21"/>
          <w:szCs w:val="21"/>
        </w:rPr>
      </w:pPr>
      <w:proofErr w:type="spellStart"/>
      <w:r w:rsidRPr="00801DF8">
        <w:rPr>
          <w:rFonts w:ascii="Times New Roman" w:hAnsi="Times New Roman" w:cs="Times New Roman"/>
          <w:sz w:val="21"/>
          <w:szCs w:val="21"/>
        </w:rPr>
        <w:t>Mesos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在</w:t>
      </w:r>
      <w:proofErr w:type="spellStart"/>
      <w:r w:rsidRPr="00801DF8">
        <w:rPr>
          <w:rFonts w:ascii="Times New Roman" w:hAnsi="Times New Roman" w:cs="Times New Roman"/>
          <w:sz w:val="21"/>
          <w:szCs w:val="21"/>
        </w:rPr>
        <w:t>Mes</w:t>
      </w:r>
      <w:bookmarkEnd w:id="51"/>
      <w:bookmarkEnd w:id="52"/>
      <w:r w:rsidRPr="00801DF8">
        <w:rPr>
          <w:rFonts w:ascii="Times New Roman" w:hAnsi="Times New Roman" w:cs="Times New Roman"/>
          <w:sz w:val="21"/>
          <w:szCs w:val="21"/>
        </w:rPr>
        <w:t>os</w:t>
      </w:r>
      <w:proofErr w:type="spellEnd"/>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spark.mesos.coarse</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w:t>
      </w:r>
    </w:p>
    <w:p w14:paraId="39D21BB3" w14:textId="77777777"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num</w:t>
      </w:r>
      <w:proofErr w:type="spellEnd"/>
      <w:r w:rsidRPr="00801DF8">
        <w:rPr>
          <w:rFonts w:ascii="Times New Roman" w:hAnsi="Times New Roman" w:cs="Times New Roman"/>
          <w:sz w:val="21"/>
          <w:szCs w:val="21"/>
        </w:rPr>
        <w:t xml:space="preserve">-executors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14:paraId="4C7D6457" w14:textId="77777777" w:rsidR="00D57A33" w:rsidRPr="00801DF8" w:rsidRDefault="00A238D5" w:rsidP="00D57A33">
      <w:pPr>
        <w:pStyle w:val="3"/>
        <w:rPr>
          <w:rFonts w:ascii="Times New Roman" w:hAnsi="Times New Roman" w:cs="Times New Roman"/>
        </w:rPr>
      </w:pPr>
      <w:bookmarkStart w:id="53" w:name="_Toc479327632"/>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53"/>
    </w:p>
    <w:p w14:paraId="017F2DEF" w14:textId="77777777"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是完全线程安全的，而且支持这种特性能让应用程序响应多个服务请求（比如为多个用户提供查询服务）。</w:t>
      </w:r>
    </w:p>
    <w:p w14:paraId="0711D284" w14:textId="77777777"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14:paraId="51C5B745" w14:textId="77777777"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14:paraId="2914A294" w14:textId="77777777" w:rsidR="00947572" w:rsidRPr="00801DF8" w:rsidRDefault="00A238D5" w:rsidP="00947572">
      <w:pPr>
        <w:pStyle w:val="2"/>
        <w:rPr>
          <w:rFonts w:ascii="Times New Roman" w:hAnsi="Times New Roman" w:cs="Times New Roman"/>
        </w:rPr>
      </w:pPr>
      <w:bookmarkStart w:id="54" w:name="_Toc479327633"/>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54"/>
    </w:p>
    <w:p w14:paraId="17ADD518" w14:textId="77777777"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14:paraId="02D4BE95" w14:textId="77777777" w:rsidR="00947572" w:rsidRPr="00801DF8" w:rsidRDefault="00A238D5" w:rsidP="00947572">
      <w:pPr>
        <w:pStyle w:val="3"/>
        <w:rPr>
          <w:rFonts w:ascii="Times New Roman" w:hAnsi="Times New Roman" w:cs="Times New Roman"/>
        </w:rPr>
      </w:pPr>
      <w:bookmarkStart w:id="55" w:name="_Toc479327634"/>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55"/>
    </w:p>
    <w:p w14:paraId="36A00AD5" w14:textId="77777777"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w:t>
      </w:r>
      <w:proofErr w:type="gramStart"/>
      <w:r w:rsidRPr="00801DF8">
        <w:rPr>
          <w:rFonts w:ascii="Times New Roman" w:hAnsi="Times New Roman" w:cs="Times New Roman"/>
        </w:rPr>
        <w:t>重启就可以</w:t>
      </w:r>
      <w:proofErr w:type="gramEnd"/>
      <w:r w:rsidRPr="00801DF8">
        <w:rPr>
          <w:rFonts w:ascii="Times New Roman" w:hAnsi="Times New Roman" w:cs="Times New Roman"/>
        </w:rPr>
        <w:t>了。核心是需要保障接收到的数据的安全，保障了源数据，就可以保障后续工作的重现。在这里我们可以按照需求场景的不同来灵活设定对</w:t>
      </w:r>
      <w:proofErr w:type="gramStart"/>
      <w:r w:rsidRPr="00801DF8">
        <w:rPr>
          <w:rFonts w:ascii="Times New Roman" w:hAnsi="Times New Roman" w:cs="Times New Roman"/>
        </w:rPr>
        <w:t>源数据</w:t>
      </w:r>
      <w:proofErr w:type="gramEnd"/>
      <w:r w:rsidRPr="00801DF8">
        <w:rPr>
          <w:rFonts w:ascii="Times New Roman" w:hAnsi="Times New Roman" w:cs="Times New Roman"/>
        </w:rPr>
        <w:t>的保障。</w:t>
      </w:r>
    </w:p>
    <w:p w14:paraId="34CC69C5" w14:textId="77777777"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时，将其存储到本执行器、并同时复制到另外一个执行器上去。这样在一个执行器失效后，可以</w:t>
      </w:r>
      <w:proofErr w:type="gramStart"/>
      <w:r w:rsidRPr="00801DF8">
        <w:rPr>
          <w:rFonts w:ascii="Times New Roman" w:hAnsi="Times New Roman" w:cs="Times New Roman"/>
          <w:sz w:val="21"/>
          <w:szCs w:val="21"/>
        </w:rPr>
        <w:t>立刻无</w:t>
      </w:r>
      <w:proofErr w:type="gramEnd"/>
      <w:r w:rsidRPr="00801DF8">
        <w:rPr>
          <w:rFonts w:ascii="Times New Roman" w:hAnsi="Times New Roman" w:cs="Times New Roman"/>
          <w:sz w:val="21"/>
          <w:szCs w:val="21"/>
        </w:rPr>
        <w:t>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存储在多个执行器上。</w:t>
      </w:r>
    </w:p>
    <w:p w14:paraId="210273A0" w14:textId="77777777"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w:t>
      </w:r>
      <w:proofErr w:type="gramStart"/>
      <w:r w:rsidRPr="00801DF8">
        <w:rPr>
          <w:rFonts w:ascii="Times New Roman" w:hAnsi="Times New Roman" w:cs="Times New Roman"/>
          <w:sz w:val="21"/>
          <w:szCs w:val="21"/>
        </w:rPr>
        <w:t>块数据前</w:t>
      </w:r>
      <w:proofErr w:type="gramEnd"/>
      <w:r w:rsidRPr="00801DF8">
        <w:rPr>
          <w:rFonts w:ascii="Times New Roman" w:hAnsi="Times New Roman" w:cs="Times New Roman"/>
          <w:sz w:val="21"/>
          <w:szCs w:val="21"/>
        </w:rPr>
        <w:t>，可以先把</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14:paraId="761A786B" w14:textId="77777777"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w:t>
      </w:r>
      <w:proofErr w:type="gramStart"/>
      <w:r w:rsidRPr="00801DF8">
        <w:rPr>
          <w:rFonts w:ascii="Times New Roman" w:hAnsi="Times New Roman" w:cs="Times New Roman"/>
          <w:sz w:val="21"/>
          <w:szCs w:val="21"/>
        </w:rPr>
        <w:t>如果源数据</w:t>
      </w:r>
      <w:proofErr w:type="gramEnd"/>
      <w:r w:rsidRPr="00801DF8">
        <w:rPr>
          <w:rFonts w:ascii="Times New Roman" w:hAnsi="Times New Roman" w:cs="Times New Roman"/>
          <w:sz w:val="21"/>
          <w:szCs w:val="21"/>
        </w:rPr>
        <w:t>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w:t>
      </w:r>
      <w:proofErr w:type="gramStart"/>
      <w:r w:rsidRPr="00801DF8">
        <w:rPr>
          <w:rFonts w:ascii="Times New Roman" w:hAnsi="Times New Roman" w:cs="Times New Roman"/>
          <w:sz w:val="21"/>
          <w:szCs w:val="21"/>
        </w:rPr>
        <w:t>让源数据</w:t>
      </w:r>
      <w:proofErr w:type="gramEnd"/>
      <w:r w:rsidRPr="00801DF8">
        <w:rPr>
          <w:rFonts w:ascii="Times New Roman" w:hAnsi="Times New Roman" w:cs="Times New Roman"/>
          <w:sz w:val="21"/>
          <w:szCs w:val="21"/>
        </w:rPr>
        <w:t>的发出者进行数据重发即可。</w:t>
      </w:r>
    </w:p>
    <w:p w14:paraId="708AA305" w14:textId="77777777" w:rsidR="00947572" w:rsidRPr="00801DF8" w:rsidRDefault="00A238D5" w:rsidP="00947572">
      <w:pPr>
        <w:pStyle w:val="3"/>
        <w:rPr>
          <w:rFonts w:ascii="Times New Roman" w:hAnsi="Times New Roman" w:cs="Times New Roman"/>
        </w:rPr>
      </w:pPr>
      <w:bookmarkStart w:id="56" w:name="_Toc479327635"/>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56"/>
    </w:p>
    <w:p w14:paraId="119CE44A" w14:textId="77777777"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w:t>
      </w:r>
      <w:proofErr w:type="gramStart"/>
      <w:r w:rsidRPr="00801DF8">
        <w:rPr>
          <w:rFonts w:ascii="Times New Roman" w:hAnsi="Times New Roman" w:cs="Times New Roman"/>
        </w:rPr>
        <w:t>块数据</w:t>
      </w:r>
      <w:proofErr w:type="gramEnd"/>
      <w:r w:rsidRPr="00801DF8">
        <w:rPr>
          <w:rFonts w:ascii="Times New Roman" w:hAnsi="Times New Roman" w:cs="Times New Roman"/>
        </w:rPr>
        <w:t>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14:paraId="4AEEACE5" w14:textId="77777777" w:rsidR="00D40630" w:rsidRPr="00801DF8" w:rsidRDefault="00D40630">
      <w:pPr>
        <w:rPr>
          <w:rFonts w:ascii="Times New Roman" w:hAnsi="Times New Roman" w:cs="Times New Roman"/>
        </w:rPr>
      </w:pPr>
    </w:p>
    <w:p w14:paraId="416BA801" w14:textId="77777777" w:rsidR="00D40630" w:rsidRPr="00801DF8" w:rsidRDefault="00A238D5" w:rsidP="007A1F3A">
      <w:pPr>
        <w:pStyle w:val="2"/>
        <w:rPr>
          <w:rFonts w:ascii="Times New Roman" w:hAnsi="Times New Roman" w:cs="Times New Roman"/>
        </w:rPr>
      </w:pPr>
      <w:bookmarkStart w:id="57" w:name="_Toc479327636"/>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57"/>
    </w:p>
    <w:p w14:paraId="5A190DE5" w14:textId="77777777"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proofErr w:type="spellStart"/>
      <w:r w:rsidRPr="00801DF8">
        <w:rPr>
          <w:rFonts w:ascii="Times New Roman" w:hAnsi="Times New Roman" w:cs="Times New Roman"/>
        </w:rPr>
        <w:t>DStream</w:t>
      </w:r>
      <w:proofErr w:type="spellEnd"/>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14:paraId="0E36FABD" w14:textId="77777777" w:rsidR="00A87A6C" w:rsidRPr="00801DF8" w:rsidRDefault="00A238D5" w:rsidP="00A87A6C">
      <w:pPr>
        <w:pStyle w:val="2"/>
        <w:rPr>
          <w:rFonts w:ascii="Times New Roman" w:hAnsi="Times New Roman" w:cs="Times New Roman"/>
        </w:rPr>
      </w:pPr>
      <w:bookmarkStart w:id="58" w:name="_Toc479327637"/>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58"/>
    </w:p>
    <w:p w14:paraId="6E3DD164" w14:textId="77777777" w:rsidR="00CD4481" w:rsidRPr="00801DF8" w:rsidRDefault="00CD4481" w:rsidP="00CD4481">
      <w:pPr>
        <w:rPr>
          <w:rFonts w:ascii="Times New Roman" w:hAnsi="Times New Roman" w:cs="Times New Roman"/>
        </w:rPr>
      </w:pPr>
    </w:p>
    <w:p w14:paraId="5496D406" w14:textId="77777777"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14:anchorId="0F1A51E5" wp14:editId="7FC46CA5">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14:paraId="3950DD32" w14:textId="77777777" w:rsidR="00A87A6C" w:rsidRPr="00801DF8" w:rsidRDefault="00CD4481" w:rsidP="00CD4481">
      <w:pPr>
        <w:pStyle w:val="a7"/>
        <w:jc w:val="center"/>
        <w:rPr>
          <w:rFonts w:ascii="Times New Roman" w:hAnsi="Times New Roman" w:cs="Times New Roman"/>
          <w:sz w:val="21"/>
          <w:szCs w:val="21"/>
        </w:rPr>
      </w:pPr>
      <w:bookmarkStart w:id="59" w:name="_Toc479327574"/>
      <w:commentRangeStart w:id="6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0938C7" w:rsidRPr="00801DF8">
        <w:rPr>
          <w:rFonts w:ascii="Times New Roman" w:hAnsi="Times New Roman" w:cs="Times New Roman"/>
          <w:noProof/>
          <w:sz w:val="21"/>
          <w:szCs w:val="21"/>
        </w:rPr>
        <w:t>5</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commentRangeStart w:id="61"/>
      <w:r w:rsidRPr="00801DF8">
        <w:rPr>
          <w:rFonts w:ascii="Times New Roman" w:hAnsi="Times New Roman" w:cs="Times New Roman"/>
          <w:sz w:val="21"/>
          <w:szCs w:val="21"/>
        </w:rPr>
        <w:t>用例图</w:t>
      </w:r>
      <w:bookmarkEnd w:id="59"/>
      <w:commentRangeEnd w:id="60"/>
      <w:r w:rsidR="005D2F8A">
        <w:rPr>
          <w:rStyle w:val="ae"/>
          <w:rFonts w:asciiTheme="minorHAnsi" w:eastAsiaTheme="minorEastAsia" w:hAnsiTheme="minorHAnsi" w:cstheme="minorBidi"/>
        </w:rPr>
        <w:commentReference w:id="60"/>
      </w:r>
      <w:commentRangeEnd w:id="61"/>
      <w:r w:rsidR="005D2F8A">
        <w:rPr>
          <w:rStyle w:val="ae"/>
          <w:rFonts w:asciiTheme="minorHAnsi" w:eastAsiaTheme="minorEastAsia" w:hAnsiTheme="minorHAnsi" w:cstheme="minorBidi"/>
        </w:rPr>
        <w:commentReference w:id="61"/>
      </w:r>
    </w:p>
    <w:p w14:paraId="6E429A08" w14:textId="77777777" w:rsidR="00A87A6C" w:rsidRPr="00801DF8" w:rsidRDefault="00A238D5" w:rsidP="00CD4481">
      <w:pPr>
        <w:pStyle w:val="2"/>
        <w:spacing w:line="360" w:lineRule="auto"/>
        <w:rPr>
          <w:rFonts w:ascii="Times New Roman" w:hAnsi="Times New Roman" w:cs="Times New Roman"/>
        </w:rPr>
      </w:pPr>
      <w:bookmarkStart w:id="62" w:name="_Toc479327638"/>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62"/>
    </w:p>
    <w:p w14:paraId="0C1C2111" w14:textId="77777777"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14:paraId="2E2D3BE7" w14:textId="77777777" w:rsidR="00CD4481" w:rsidRPr="00801DF8" w:rsidRDefault="00A238D5" w:rsidP="00CD4481">
      <w:pPr>
        <w:pStyle w:val="3"/>
        <w:rPr>
          <w:rFonts w:ascii="Times New Roman" w:hAnsi="Times New Roman" w:cs="Times New Roman"/>
        </w:rPr>
      </w:pPr>
      <w:bookmarkStart w:id="63" w:name="_Toc479327639"/>
      <w:r>
        <w:rPr>
          <w:rFonts w:ascii="Times New Roman" w:hAnsi="Times New Roman" w:cs="Times New Roman"/>
        </w:rPr>
        <w:lastRenderedPageBreak/>
        <w:t>4</w:t>
      </w:r>
      <w:r w:rsidR="00CD4481" w:rsidRPr="00801DF8">
        <w:rPr>
          <w:rFonts w:ascii="Times New Roman" w:hAnsi="Times New Roman" w:cs="Times New Roman"/>
        </w:rPr>
        <w:t xml:space="preserve">.7.1 </w:t>
      </w:r>
      <w:commentRangeStart w:id="64"/>
      <w:commentRangeStart w:id="65"/>
      <w:r w:rsidR="00CD4481" w:rsidRPr="00801DF8">
        <w:rPr>
          <w:rFonts w:ascii="Times New Roman" w:hAnsi="Times New Roman" w:cs="Times New Roman"/>
        </w:rPr>
        <w:t>产生与</w:t>
      </w:r>
      <w:commentRangeEnd w:id="65"/>
      <w:r w:rsidR="005D2F8A">
        <w:rPr>
          <w:rStyle w:val="ae"/>
          <w:b w:val="0"/>
          <w:bCs w:val="0"/>
        </w:rPr>
        <w:commentReference w:id="65"/>
      </w:r>
      <w:r w:rsidR="00CD4481" w:rsidRPr="00801DF8">
        <w:rPr>
          <w:rFonts w:ascii="Times New Roman" w:hAnsi="Times New Roman" w:cs="Times New Roman"/>
        </w:rPr>
        <w:t>输入数据</w:t>
      </w:r>
      <w:bookmarkEnd w:id="63"/>
      <w:commentRangeEnd w:id="64"/>
      <w:r w:rsidR="005D2F8A">
        <w:rPr>
          <w:rStyle w:val="ae"/>
          <w:b w:val="0"/>
          <w:bCs w:val="0"/>
        </w:rPr>
        <w:commentReference w:id="64"/>
      </w:r>
    </w:p>
    <w:p w14:paraId="185FE5A3" w14:textId="77777777"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2D88E776" wp14:editId="78245488">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14:paraId="31F95417" w14:textId="77777777" w:rsidR="00CD4481" w:rsidRPr="00801DF8" w:rsidRDefault="009D6D56" w:rsidP="009D6D56">
      <w:pPr>
        <w:pStyle w:val="a7"/>
        <w:jc w:val="center"/>
        <w:rPr>
          <w:rFonts w:ascii="Times New Roman" w:hAnsi="Times New Roman" w:cs="Times New Roman"/>
        </w:rPr>
      </w:pPr>
      <w:bookmarkStart w:id="66" w:name="_Toc47932757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6</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66"/>
    </w:p>
    <w:p w14:paraId="451BC0D6" w14:textId="77777777" w:rsidR="0081308F" w:rsidRPr="00801DF8" w:rsidRDefault="00A238D5" w:rsidP="0081308F">
      <w:pPr>
        <w:pStyle w:val="3"/>
        <w:rPr>
          <w:rFonts w:ascii="Times New Roman" w:hAnsi="Times New Roman" w:cs="Times New Roman"/>
        </w:rPr>
      </w:pPr>
      <w:bookmarkStart w:id="67" w:name="_Toc479327640"/>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67"/>
    </w:p>
    <w:p w14:paraId="54C19A59" w14:textId="77777777"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24CBEE3A" wp14:editId="3E7EF49F">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14:paraId="224B228C" w14:textId="77777777" w:rsidR="0081308F" w:rsidRPr="00801DF8" w:rsidRDefault="00B00ED3" w:rsidP="00B00ED3">
      <w:pPr>
        <w:pStyle w:val="a7"/>
        <w:jc w:val="center"/>
        <w:rPr>
          <w:rFonts w:ascii="Times New Roman" w:hAnsi="Times New Roman" w:cs="Times New Roman"/>
        </w:rPr>
      </w:pPr>
      <w:bookmarkStart w:id="68" w:name="_Toc47932757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7</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68"/>
    </w:p>
    <w:p w14:paraId="37792303" w14:textId="77777777" w:rsidR="0081308F" w:rsidRPr="00801DF8" w:rsidRDefault="00A238D5" w:rsidP="0081308F">
      <w:pPr>
        <w:pStyle w:val="3"/>
        <w:rPr>
          <w:rFonts w:ascii="Times New Roman" w:hAnsi="Times New Roman" w:cs="Times New Roman"/>
        </w:rPr>
      </w:pPr>
      <w:bookmarkStart w:id="69" w:name="_Toc479327641"/>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69"/>
    </w:p>
    <w:p w14:paraId="3D40EEE0" w14:textId="77777777"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277B5187" wp14:editId="40F372BF">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14:paraId="7F18D778" w14:textId="77777777" w:rsidR="0081308F" w:rsidRPr="00801DF8" w:rsidRDefault="00717894" w:rsidP="00717894">
      <w:pPr>
        <w:pStyle w:val="a7"/>
        <w:jc w:val="center"/>
        <w:rPr>
          <w:rFonts w:ascii="Times New Roman" w:hAnsi="Times New Roman" w:cs="Times New Roman"/>
        </w:rPr>
      </w:pPr>
      <w:bookmarkStart w:id="70" w:name="_Toc479327577"/>
      <w:commentRangeStart w:id="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8</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70"/>
      <w:commentRangeEnd w:id="71"/>
      <w:r w:rsidR="00E4262F">
        <w:rPr>
          <w:rStyle w:val="ae"/>
          <w:rFonts w:asciiTheme="minorHAnsi" w:eastAsiaTheme="minorEastAsia" w:hAnsiTheme="minorHAnsi" w:cstheme="minorBidi"/>
        </w:rPr>
        <w:commentReference w:id="71"/>
      </w:r>
    </w:p>
    <w:p w14:paraId="770F1D76" w14:textId="77777777" w:rsidR="0081308F" w:rsidRPr="00801DF8" w:rsidRDefault="00A238D5" w:rsidP="0081308F">
      <w:pPr>
        <w:pStyle w:val="3"/>
        <w:rPr>
          <w:rFonts w:ascii="Times New Roman" w:hAnsi="Times New Roman" w:cs="Times New Roman"/>
        </w:rPr>
      </w:pPr>
      <w:bookmarkStart w:id="72" w:name="_Toc479327642"/>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72"/>
    </w:p>
    <w:p w14:paraId="19EA3646" w14:textId="77777777"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5685E6E5" wp14:editId="69F7D367">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14:paraId="4930DF64" w14:textId="77777777" w:rsidR="0081308F" w:rsidRPr="00801DF8" w:rsidRDefault="000938C7" w:rsidP="000938C7">
      <w:pPr>
        <w:pStyle w:val="a7"/>
        <w:jc w:val="center"/>
        <w:rPr>
          <w:rFonts w:ascii="Times New Roman" w:hAnsi="Times New Roman" w:cs="Times New Roman"/>
        </w:rPr>
      </w:pPr>
      <w:bookmarkStart w:id="73" w:name="_Toc47932757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73"/>
    </w:p>
    <w:p w14:paraId="72F6CF80" w14:textId="308BFD07" w:rsidR="003C6608" w:rsidRPr="00801DF8" w:rsidRDefault="00A238D5" w:rsidP="00C25D53">
      <w:pPr>
        <w:pStyle w:val="1"/>
        <w:spacing w:line="360" w:lineRule="auto"/>
        <w:rPr>
          <w:rFonts w:ascii="Times New Roman" w:hAnsi="Times New Roman" w:cs="Times New Roman"/>
        </w:rPr>
      </w:pPr>
      <w:bookmarkStart w:id="74" w:name="_Toc479327643"/>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ins w:id="75" w:author="liuchao" w:date="2017-04-21T14:14:00Z">
        <w:r w:rsidR="00E4262F">
          <w:rPr>
            <w:rFonts w:ascii="Times New Roman" w:hAnsi="Times New Roman" w:cs="Times New Roman" w:hint="eastAsia"/>
          </w:rPr>
          <w:t>非</w:t>
        </w:r>
      </w:ins>
      <w:r w:rsidR="003C6608" w:rsidRPr="00801DF8">
        <w:rPr>
          <w:rFonts w:ascii="Times New Roman" w:hAnsi="Times New Roman" w:cs="Times New Roman"/>
        </w:rPr>
        <w:t>功能性需求</w:t>
      </w:r>
      <w:bookmarkEnd w:id="74"/>
    </w:p>
    <w:p w14:paraId="018348FB" w14:textId="77777777" w:rsidR="004327CF" w:rsidRPr="00801DF8" w:rsidRDefault="00A238D5" w:rsidP="00C25D53">
      <w:pPr>
        <w:pStyle w:val="2"/>
        <w:spacing w:line="360" w:lineRule="auto"/>
        <w:rPr>
          <w:rFonts w:ascii="Times New Roman" w:hAnsi="Times New Roman" w:cs="Times New Roman"/>
        </w:rPr>
      </w:pPr>
      <w:bookmarkStart w:id="76" w:name="_Toc479327644"/>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76"/>
    </w:p>
    <w:p w14:paraId="249372D1" w14:textId="77777777"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w:t>
      </w:r>
      <w:proofErr w:type="gramStart"/>
      <w:r w:rsidR="00E81895" w:rsidRPr="00801DF8">
        <w:rPr>
          <w:rFonts w:ascii="Times New Roman" w:hAnsi="Times New Roman" w:cs="Times New Roman"/>
        </w:rPr>
        <w:t>来事件</w:t>
      </w:r>
      <w:proofErr w:type="gramEnd"/>
      <w:r w:rsidR="00E81895" w:rsidRPr="00801DF8">
        <w:rPr>
          <w:rFonts w:ascii="Times New Roman" w:hAnsi="Times New Roman" w:cs="Times New Roman"/>
        </w:rPr>
        <w:t>要在规定的时间内</w:t>
      </w:r>
      <w:proofErr w:type="gramStart"/>
      <w:r w:rsidR="00E81895" w:rsidRPr="00801DF8">
        <w:rPr>
          <w:rFonts w:ascii="Times New Roman" w:hAnsi="Times New Roman" w:cs="Times New Roman"/>
        </w:rPr>
        <w:t>作出</w:t>
      </w:r>
      <w:proofErr w:type="gramEnd"/>
      <w:r w:rsidR="00E81895" w:rsidRPr="00801DF8">
        <w:rPr>
          <w:rFonts w:ascii="Times New Roman" w:hAnsi="Times New Roman" w:cs="Times New Roman"/>
        </w:rPr>
        <w:t>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14:paraId="47A88728" w14:textId="77777777" w:rsidR="00B22162" w:rsidRPr="00801DF8" w:rsidRDefault="00A238D5" w:rsidP="00B22162">
      <w:pPr>
        <w:pStyle w:val="2"/>
        <w:spacing w:line="360" w:lineRule="auto"/>
        <w:rPr>
          <w:rFonts w:ascii="Times New Roman" w:hAnsi="Times New Roman" w:cs="Times New Roman"/>
        </w:rPr>
      </w:pPr>
      <w:bookmarkStart w:id="77" w:name="_Toc479327645"/>
      <w:bookmarkStart w:id="78" w:name="OLE_LINK12"/>
      <w:bookmarkStart w:id="79" w:name="OLE_LINK13"/>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77"/>
    </w:p>
    <w:p w14:paraId="2755D699" w14:textId="77777777"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14:paraId="23166B46" w14:textId="77777777"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78"/>
      <w:bookmarkEnd w:id="79"/>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14:paraId="2E1E1F0B" w14:textId="77777777"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14:paraId="5499AED4" w14:textId="77777777" w:rsidR="00F2749A" w:rsidRPr="00801DF8" w:rsidRDefault="00A238D5" w:rsidP="00F2749A">
      <w:pPr>
        <w:pStyle w:val="2"/>
        <w:spacing w:line="360" w:lineRule="auto"/>
        <w:rPr>
          <w:rFonts w:ascii="Times New Roman" w:hAnsi="Times New Roman" w:cs="Times New Roman"/>
        </w:rPr>
      </w:pPr>
      <w:bookmarkStart w:id="80" w:name="_Toc479327646"/>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80"/>
    </w:p>
    <w:p w14:paraId="26D4DFF2" w14:textId="77777777"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14:paraId="4FA01417" w14:textId="77777777"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14:paraId="4B2F93A4" w14:textId="77777777" w:rsidR="00D40630" w:rsidRPr="00801DF8" w:rsidRDefault="00A238D5" w:rsidP="00E11BCC">
      <w:pPr>
        <w:pStyle w:val="2"/>
        <w:rPr>
          <w:rFonts w:ascii="Times New Roman" w:hAnsi="Times New Roman" w:cs="Times New Roman"/>
        </w:rPr>
      </w:pPr>
      <w:bookmarkStart w:id="81" w:name="_Toc479327647"/>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81"/>
    </w:p>
    <w:p w14:paraId="7B3FD9E2" w14:textId="77777777" w:rsidR="00F26D59" w:rsidRPr="00801DF8" w:rsidRDefault="00A238D5" w:rsidP="00997E3D">
      <w:pPr>
        <w:pStyle w:val="3"/>
        <w:rPr>
          <w:rFonts w:ascii="Times New Roman" w:hAnsi="Times New Roman" w:cs="Times New Roman"/>
        </w:rPr>
      </w:pPr>
      <w:bookmarkStart w:id="82" w:name="_Toc479327648"/>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82"/>
    </w:p>
    <w:p w14:paraId="5B96B51A" w14:textId="77777777"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14:paraId="3FAE85FB" w14:textId="77777777" w:rsidR="00F26D59" w:rsidRPr="00801DF8" w:rsidRDefault="00A238D5" w:rsidP="00997E3D">
      <w:pPr>
        <w:pStyle w:val="3"/>
        <w:rPr>
          <w:rFonts w:ascii="Times New Roman" w:hAnsi="Times New Roman" w:cs="Times New Roman"/>
        </w:rPr>
      </w:pPr>
      <w:bookmarkStart w:id="83" w:name="_Toc479327649"/>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83"/>
    </w:p>
    <w:p w14:paraId="2556B85D" w14:textId="77777777"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14:paraId="0AEB9AE2" w14:textId="77777777" w:rsidR="00F26D59" w:rsidRPr="00801DF8" w:rsidRDefault="00A238D5" w:rsidP="00997E3D">
      <w:pPr>
        <w:pStyle w:val="3"/>
        <w:rPr>
          <w:rFonts w:ascii="Times New Roman" w:hAnsi="Times New Roman" w:cs="Times New Roman"/>
        </w:rPr>
      </w:pPr>
      <w:bookmarkStart w:id="84" w:name="_Toc479327650"/>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84"/>
    </w:p>
    <w:p w14:paraId="0BA19471" w14:textId="77777777"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14:paraId="50C85957" w14:textId="77777777" w:rsidR="00772C57" w:rsidRPr="00801DF8" w:rsidRDefault="00772C57" w:rsidP="00B17159">
      <w:pPr>
        <w:rPr>
          <w:rFonts w:ascii="Times New Roman" w:hAnsi="Times New Roman" w:cs="Times New Roman"/>
        </w:rPr>
      </w:pPr>
    </w:p>
    <w:p w14:paraId="3118317A" w14:textId="77777777" w:rsidR="00B17751" w:rsidRPr="00801DF8" w:rsidRDefault="00591BCB" w:rsidP="005373A0">
      <w:pPr>
        <w:pStyle w:val="1"/>
        <w:rPr>
          <w:rFonts w:ascii="Times New Roman" w:hAnsi="Times New Roman" w:cs="Times New Roman"/>
        </w:rPr>
      </w:pPr>
      <w:bookmarkStart w:id="85" w:name="_Toc479327651"/>
      <w:r w:rsidRPr="00801DF8">
        <w:rPr>
          <w:rFonts w:ascii="Times New Roman" w:hAnsi="Times New Roman" w:cs="Times New Roman"/>
        </w:rPr>
        <w:t>6</w:t>
      </w:r>
      <w:r w:rsidR="005373A0" w:rsidRPr="00801DF8">
        <w:rPr>
          <w:rFonts w:ascii="Times New Roman" w:hAnsi="Times New Roman" w:cs="Times New Roman"/>
        </w:rPr>
        <w:t>.</w:t>
      </w:r>
      <w:r w:rsidRPr="00801DF8">
        <w:rPr>
          <w:rFonts w:ascii="Times New Roman" w:hAnsi="Times New Roman" w:cs="Times New Roman"/>
        </w:rPr>
        <w:t>运行环境</w:t>
      </w:r>
      <w:bookmarkEnd w:id="85"/>
    </w:p>
    <w:p w14:paraId="082EEB1E" w14:textId="77777777" w:rsidR="00591BCB" w:rsidRPr="00801DF8" w:rsidRDefault="00591BCB" w:rsidP="005373A0">
      <w:pPr>
        <w:pStyle w:val="2"/>
        <w:rPr>
          <w:rFonts w:ascii="Times New Roman" w:hAnsi="Times New Roman" w:cs="Times New Roman"/>
        </w:rPr>
      </w:pPr>
      <w:bookmarkStart w:id="86" w:name="_Toc479327652"/>
      <w:r w:rsidRPr="00801DF8">
        <w:rPr>
          <w:rFonts w:ascii="Times New Roman" w:hAnsi="Times New Roman" w:cs="Times New Roman"/>
        </w:rPr>
        <w:t>6.1</w:t>
      </w:r>
      <w:r w:rsidRPr="00801DF8">
        <w:rPr>
          <w:rFonts w:ascii="Times New Roman" w:hAnsi="Times New Roman" w:cs="Times New Roman"/>
        </w:rPr>
        <w:t>硬件环境</w:t>
      </w:r>
      <w:bookmarkEnd w:id="86"/>
    </w:p>
    <w:p w14:paraId="0AFE908E" w14:textId="77777777"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14:paraId="62FC42F8" w14:textId="77777777" w:rsidR="00591BCB" w:rsidRPr="00801DF8" w:rsidRDefault="00591BCB" w:rsidP="005373A0">
      <w:pPr>
        <w:pStyle w:val="2"/>
        <w:rPr>
          <w:rFonts w:ascii="Times New Roman" w:hAnsi="Times New Roman" w:cs="Times New Roman"/>
        </w:rPr>
      </w:pPr>
      <w:bookmarkStart w:id="87" w:name="_Toc479327653"/>
      <w:r w:rsidRPr="00801DF8">
        <w:rPr>
          <w:rFonts w:ascii="Times New Roman" w:hAnsi="Times New Roman" w:cs="Times New Roman"/>
        </w:rPr>
        <w:t>6.2</w:t>
      </w:r>
      <w:r w:rsidRPr="00801DF8">
        <w:rPr>
          <w:rFonts w:ascii="Times New Roman" w:hAnsi="Times New Roman" w:cs="Times New Roman"/>
        </w:rPr>
        <w:t>软件环境</w:t>
      </w:r>
      <w:bookmarkEnd w:id="87"/>
    </w:p>
    <w:p w14:paraId="02A20475" w14:textId="77777777"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14:paraId="1C91A03F" w14:textId="77777777" w:rsidR="00C95F00" w:rsidRPr="00801DF8" w:rsidRDefault="00C95F00" w:rsidP="00C95F00">
      <w:pPr>
        <w:pStyle w:val="a7"/>
        <w:keepNext/>
        <w:jc w:val="center"/>
        <w:rPr>
          <w:rFonts w:ascii="Times New Roman" w:hAnsi="Times New Roman" w:cs="Times New Roman"/>
        </w:rPr>
      </w:pPr>
      <w:bookmarkStart w:id="88" w:name="_Toc479327582"/>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88"/>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14:paraId="553B7138" w14:textId="77777777" w:rsidTr="00C95F00">
        <w:tc>
          <w:tcPr>
            <w:tcW w:w="3815" w:type="dxa"/>
            <w:shd w:val="clear" w:color="auto" w:fill="auto"/>
          </w:tcPr>
          <w:p w14:paraId="19BD5D05"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14:paraId="10A641EA" w14:textId="77777777"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14:paraId="424CCD9A" w14:textId="77777777" w:rsidTr="00C95F00">
        <w:tc>
          <w:tcPr>
            <w:tcW w:w="3815" w:type="dxa"/>
            <w:shd w:val="clear" w:color="auto" w:fill="auto"/>
          </w:tcPr>
          <w:p w14:paraId="6473488F"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14:paraId="35B38046" w14:textId="77777777"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14:paraId="2A45EDCB" w14:textId="77777777" w:rsidTr="00C95F00">
        <w:tc>
          <w:tcPr>
            <w:tcW w:w="3815" w:type="dxa"/>
            <w:shd w:val="clear" w:color="auto" w:fill="auto"/>
          </w:tcPr>
          <w:p w14:paraId="1778746D"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lastRenderedPageBreak/>
              <w:t>项目管理</w:t>
            </w:r>
          </w:p>
        </w:tc>
        <w:tc>
          <w:tcPr>
            <w:tcW w:w="3905" w:type="dxa"/>
            <w:shd w:val="clear" w:color="auto" w:fill="auto"/>
          </w:tcPr>
          <w:p w14:paraId="03172728" w14:textId="77777777" w:rsidR="005373A0" w:rsidRPr="00801DF8" w:rsidRDefault="005373A0" w:rsidP="007710EC">
            <w:pPr>
              <w:spacing w:line="360" w:lineRule="auto"/>
              <w:ind w:firstLineChars="200" w:firstLine="420"/>
              <w:rPr>
                <w:rFonts w:ascii="Times New Roman" w:hAnsi="Times New Roman" w:cs="Times New Roman"/>
              </w:rPr>
            </w:pPr>
            <w:proofErr w:type="spellStart"/>
            <w:r w:rsidRPr="00801DF8">
              <w:rPr>
                <w:rFonts w:ascii="Times New Roman" w:hAnsi="Times New Roman" w:cs="Times New Roman"/>
              </w:rPr>
              <w:t>Github</w:t>
            </w:r>
            <w:proofErr w:type="spellEnd"/>
          </w:p>
        </w:tc>
      </w:tr>
      <w:tr w:rsidR="005373A0" w:rsidRPr="00801DF8" w14:paraId="6512C25B" w14:textId="77777777" w:rsidTr="00C95F00">
        <w:tc>
          <w:tcPr>
            <w:tcW w:w="3815" w:type="dxa"/>
            <w:shd w:val="clear" w:color="auto" w:fill="auto"/>
          </w:tcPr>
          <w:p w14:paraId="57C04A6E"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14:paraId="06F44BF6"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14:paraId="1F4BA653" w14:textId="77777777" w:rsidTr="00C95F00">
        <w:tc>
          <w:tcPr>
            <w:tcW w:w="3815" w:type="dxa"/>
            <w:shd w:val="clear" w:color="auto" w:fill="auto"/>
          </w:tcPr>
          <w:p w14:paraId="1BB6FA6C"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14:paraId="55B1C126" w14:textId="77777777"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14:paraId="343877A0" w14:textId="77777777" w:rsidR="005373A0" w:rsidRDefault="005373A0" w:rsidP="00B17751">
      <w:pPr>
        <w:rPr>
          <w:ins w:id="89" w:author="liuchao" w:date="2017-04-21T14:16:00Z"/>
          <w:rFonts w:ascii="Times New Roman" w:hAnsi="Times New Roman" w:cs="Times New Roman"/>
        </w:rPr>
      </w:pPr>
    </w:p>
    <w:p w14:paraId="0576D382" w14:textId="77777777" w:rsidR="00E4262F" w:rsidRPr="00801DF8" w:rsidRDefault="00E4262F" w:rsidP="00B17751">
      <w:pPr>
        <w:rPr>
          <w:rFonts w:ascii="Times New Roman" w:hAnsi="Times New Roman" w:cs="Times New Roman" w:hint="eastAsia"/>
        </w:rPr>
      </w:pPr>
      <w:ins w:id="90" w:author="liuchao" w:date="2017-04-21T14:16:00Z">
        <w:r>
          <w:rPr>
            <w:rStyle w:val="ae"/>
          </w:rPr>
          <w:commentReference w:id="91"/>
        </w:r>
      </w:ins>
    </w:p>
    <w:p w14:paraId="7551F4D0" w14:textId="77777777" w:rsidR="00B17751" w:rsidRPr="00801DF8" w:rsidRDefault="00061BA1" w:rsidP="00394114">
      <w:pPr>
        <w:pStyle w:val="1"/>
        <w:rPr>
          <w:rFonts w:ascii="Times New Roman" w:hAnsi="Times New Roman" w:cs="Times New Roman"/>
        </w:rPr>
      </w:pPr>
      <w:bookmarkStart w:id="93" w:name="_Toc479327654"/>
      <w:r w:rsidRPr="00801DF8">
        <w:rPr>
          <w:rFonts w:ascii="Times New Roman" w:hAnsi="Times New Roman" w:cs="Times New Roman"/>
        </w:rPr>
        <w:t>7</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93"/>
    </w:p>
    <w:p w14:paraId="6429B889" w14:textId="77777777" w:rsidR="00CA7F74" w:rsidRPr="00801DF8" w:rsidRDefault="00B31579" w:rsidP="00B17751">
      <w:pPr>
        <w:rPr>
          <w:rFonts w:ascii="Times New Roman" w:hAnsi="Times New Roman" w:cs="Times New Roman"/>
        </w:rPr>
      </w:pPr>
      <w:r w:rsidRPr="00801DF8">
        <w:rPr>
          <w:rFonts w:ascii="Times New Roman" w:hAnsi="Times New Roman" w:cs="Times New Roman"/>
        </w:rPr>
        <w:t>[1</w:t>
      </w:r>
      <w:proofErr w:type="gramStart"/>
      <w:r w:rsidRPr="00801DF8">
        <w:rPr>
          <w:rFonts w:ascii="Times New Roman" w:hAnsi="Times New Roman" w:cs="Times New Roman"/>
        </w:rPr>
        <w:t>]</w:t>
      </w:r>
      <w:proofErr w:type="gramEnd"/>
      <w:hyperlink r:id="rId25"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14:paraId="2F994C0B" w14:textId="77777777"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6" w:history="1">
        <w:r w:rsidRPr="00801DF8">
          <w:rPr>
            <w:rStyle w:val="a8"/>
            <w:rFonts w:ascii="Times New Roman" w:hAnsi="Times New Roman" w:cs="Times New Roman"/>
          </w:rPr>
          <w:t>https://academy.datastax.com/resources/apache-spark-streaming</w:t>
        </w:r>
      </w:hyperlink>
    </w:p>
    <w:p w14:paraId="27070788" w14:textId="77777777"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7" w:history="1">
        <w:r w:rsidRPr="00801DF8">
          <w:rPr>
            <w:rStyle w:val="a8"/>
            <w:rFonts w:ascii="Times New Roman" w:hAnsi="Times New Roman" w:cs="Times New Roman"/>
          </w:rPr>
          <w:t>http://www.infoq.com/cn/articles/apache-spark-streaming</w:t>
        </w:r>
      </w:hyperlink>
    </w:p>
    <w:p w14:paraId="53B8B576" w14:textId="77777777" w:rsidR="00366590" w:rsidRPr="00801DF8" w:rsidRDefault="00366590" w:rsidP="00B17751">
      <w:pPr>
        <w:rPr>
          <w:rFonts w:ascii="Times New Roman" w:hAnsi="Times New Roman" w:cs="Times New Roman"/>
        </w:rPr>
      </w:pPr>
    </w:p>
    <w:sectPr w:rsidR="00366590" w:rsidRPr="00801DF8" w:rsidSect="009B77D3">
      <w:footerReference w:type="default" r:id="rId2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liuchao" w:date="2017-04-21T11:50:00Z" w:initials="l">
    <w:p w14:paraId="42B955AB" w14:textId="77777777" w:rsidR="005D2F8A" w:rsidRDefault="005D2F8A">
      <w:pPr>
        <w:pStyle w:val="af"/>
      </w:pPr>
      <w:r>
        <w:rPr>
          <w:rStyle w:val="ae"/>
        </w:rPr>
        <w:annotationRef/>
      </w:r>
      <w:r>
        <w:rPr>
          <w:rFonts w:hint="eastAsia"/>
        </w:rPr>
        <w:t>?</w:t>
      </w:r>
    </w:p>
  </w:comment>
  <w:comment w:id="18" w:author="liuchao" w:date="2017-04-21T11:51:00Z" w:initials="l">
    <w:p w14:paraId="5B186021" w14:textId="77777777" w:rsidR="005D2F8A" w:rsidRDefault="005D2F8A">
      <w:pPr>
        <w:pStyle w:val="af"/>
      </w:pPr>
      <w:r>
        <w:rPr>
          <w:rStyle w:val="ae"/>
        </w:rPr>
        <w:annotationRef/>
      </w:r>
      <w:r>
        <w:rPr>
          <w:rFonts w:hint="eastAsia"/>
        </w:rPr>
        <w:t>?</w:t>
      </w:r>
    </w:p>
  </w:comment>
  <w:comment w:id="19" w:author="liuchao" w:date="2017-04-21T11:51:00Z" w:initials="l">
    <w:p w14:paraId="512CB81D" w14:textId="77777777" w:rsidR="005D2F8A" w:rsidRDefault="005D2F8A">
      <w:pPr>
        <w:pStyle w:val="af"/>
      </w:pPr>
      <w:r>
        <w:rPr>
          <w:rStyle w:val="ae"/>
        </w:rPr>
        <w:annotationRef/>
      </w:r>
      <w:r>
        <w:rPr>
          <w:rFonts w:hint="eastAsia"/>
        </w:rPr>
        <w:t>?</w:t>
      </w:r>
    </w:p>
  </w:comment>
  <w:comment w:id="24" w:author="liuchao" w:date="2017-04-21T11:55:00Z" w:initials="l">
    <w:p w14:paraId="0BACD186" w14:textId="06409355" w:rsidR="005D2F8A" w:rsidRDefault="005D2F8A">
      <w:pPr>
        <w:pStyle w:val="af"/>
      </w:pPr>
      <w:r>
        <w:rPr>
          <w:rStyle w:val="ae"/>
        </w:rPr>
        <w:annotationRef/>
      </w:r>
      <w:r>
        <w:rPr>
          <w:rFonts w:hint="eastAsia"/>
        </w:rPr>
        <w:t>？</w:t>
      </w:r>
    </w:p>
  </w:comment>
  <w:comment w:id="30" w:author="liuchao" w:date="2017-04-21T11:56:00Z" w:initials="l">
    <w:p w14:paraId="7660DE18" w14:textId="3C589C29" w:rsidR="005D2F8A" w:rsidRDefault="005D2F8A">
      <w:pPr>
        <w:pStyle w:val="af"/>
      </w:pPr>
      <w:r>
        <w:rPr>
          <w:rStyle w:val="ae"/>
        </w:rPr>
        <w:annotationRef/>
      </w:r>
      <w:r>
        <w:rPr>
          <w:rFonts w:hint="eastAsia"/>
        </w:rPr>
        <w:t>对上述两种场景，增加对应的</w:t>
      </w:r>
      <w:r>
        <w:rPr>
          <w:rFonts w:hint="eastAsia"/>
        </w:rPr>
        <w:t>RUCM</w:t>
      </w:r>
      <w:r>
        <w:rPr>
          <w:rFonts w:hint="eastAsia"/>
        </w:rPr>
        <w:t>描述？</w:t>
      </w:r>
    </w:p>
  </w:comment>
  <w:comment w:id="60" w:author="liuchao" w:date="2017-04-21T12:01:00Z" w:initials="l">
    <w:p w14:paraId="2E6BB3E0" w14:textId="4F26291C" w:rsidR="005D2F8A" w:rsidRDefault="005D2F8A">
      <w:pPr>
        <w:pStyle w:val="af"/>
      </w:pPr>
      <w:r>
        <w:rPr>
          <w:rStyle w:val="ae"/>
        </w:rPr>
        <w:annotationRef/>
      </w:r>
      <w:r>
        <w:rPr>
          <w:rFonts w:hint="eastAsia"/>
        </w:rPr>
        <w:t>图右边两个“泛化”关系的含义？</w:t>
      </w:r>
    </w:p>
  </w:comment>
  <w:comment w:id="61" w:author="liuchao" w:date="2017-04-21T12:05:00Z" w:initials="l">
    <w:p w14:paraId="0159408E" w14:textId="421BB74E" w:rsidR="005D2F8A" w:rsidRDefault="005D2F8A">
      <w:pPr>
        <w:pStyle w:val="af"/>
      </w:pPr>
      <w:r>
        <w:rPr>
          <w:rStyle w:val="ae"/>
        </w:rPr>
        <w:annotationRef/>
      </w:r>
      <w:r>
        <w:t>….</w:t>
      </w:r>
      <w:r>
        <w:rPr>
          <w:rFonts w:hint="eastAsia"/>
        </w:rPr>
        <w:t>用例图</w:t>
      </w:r>
    </w:p>
  </w:comment>
  <w:comment w:id="65" w:author="liuchao" w:date="2017-04-21T12:05:00Z" w:initials="l">
    <w:p w14:paraId="38CBF8B0" w14:textId="43AA3CA6" w:rsidR="005D2F8A" w:rsidRDefault="005D2F8A">
      <w:pPr>
        <w:pStyle w:val="af"/>
      </w:pPr>
      <w:r>
        <w:rPr>
          <w:rStyle w:val="ae"/>
        </w:rPr>
        <w:annotationRef/>
      </w:r>
      <w:r>
        <w:rPr>
          <w:rFonts w:hint="eastAsia"/>
        </w:rPr>
        <w:t>产生数据吗？</w:t>
      </w:r>
    </w:p>
  </w:comment>
  <w:comment w:id="64" w:author="liuchao" w:date="2017-04-21T12:04:00Z" w:initials="l">
    <w:p w14:paraId="060405C5" w14:textId="61EE3707" w:rsidR="005D2F8A" w:rsidRDefault="005D2F8A">
      <w:pPr>
        <w:pStyle w:val="af"/>
      </w:pPr>
      <w:r>
        <w:rPr>
          <w:rStyle w:val="ae"/>
        </w:rPr>
        <w:annotationRef/>
      </w:r>
      <w:r>
        <w:rPr>
          <w:rFonts w:hint="eastAsia"/>
        </w:rPr>
        <w:t>与图</w:t>
      </w:r>
      <w:r>
        <w:rPr>
          <w:rFonts w:hint="eastAsia"/>
        </w:rPr>
        <w:t>5</w:t>
      </w:r>
      <w:r>
        <w:rPr>
          <w:rFonts w:hint="eastAsia"/>
        </w:rPr>
        <w:t>中的用例名称应当一致</w:t>
      </w:r>
      <w:r w:rsidR="00E4262F">
        <w:rPr>
          <w:rFonts w:hint="eastAsia"/>
        </w:rPr>
        <w:t>，其他同样</w:t>
      </w:r>
    </w:p>
  </w:comment>
  <w:comment w:id="71" w:author="liuchao" w:date="2017-04-21T14:13:00Z" w:initials="l">
    <w:p w14:paraId="0AC1FC6F" w14:textId="26B44FF6" w:rsidR="00E4262F" w:rsidRDefault="00E4262F">
      <w:pPr>
        <w:pStyle w:val="af"/>
      </w:pPr>
      <w:r>
        <w:rPr>
          <w:rStyle w:val="ae"/>
        </w:rPr>
        <w:annotationRef/>
      </w:r>
      <w:r>
        <w:rPr>
          <w:rFonts w:hint="eastAsia"/>
        </w:rPr>
        <w:t>步骤</w:t>
      </w:r>
      <w:r>
        <w:rPr>
          <w:rFonts w:hint="eastAsia"/>
        </w:rPr>
        <w:t>2</w:t>
      </w:r>
      <w:r>
        <w:rPr>
          <w:rFonts w:hint="eastAsia"/>
        </w:rPr>
        <w:t>：哪些类型？如何处理？</w:t>
      </w:r>
    </w:p>
  </w:comment>
  <w:comment w:id="91" w:author="liuchao" w:date="2017-04-21T14:16:00Z" w:initials="l">
    <w:p w14:paraId="3A9CCD29" w14:textId="1C654948" w:rsidR="00E4262F" w:rsidRDefault="00E4262F">
      <w:pPr>
        <w:pStyle w:val="af"/>
      </w:pPr>
      <w:r>
        <w:rPr>
          <w:rStyle w:val="ae"/>
        </w:rPr>
        <w:annotationRef/>
      </w:r>
      <w:r>
        <w:rPr>
          <w:rFonts w:hint="eastAsia"/>
        </w:rPr>
        <w:t>实验</w:t>
      </w:r>
      <w:r>
        <w:rPr>
          <w:rFonts w:hint="eastAsia"/>
        </w:rPr>
        <w:t>5</w:t>
      </w:r>
      <w:r>
        <w:rPr>
          <w:rFonts w:hint="eastAsia"/>
        </w:rPr>
        <w:t>的需求？</w:t>
      </w:r>
      <w:bookmarkStart w:id="92" w:name="_GoBack"/>
      <w:bookmarkEnd w:id="9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B955AB" w15:done="0"/>
  <w15:commentEx w15:paraId="5B186021" w15:done="0"/>
  <w15:commentEx w15:paraId="512CB81D" w15:done="0"/>
  <w15:commentEx w15:paraId="0BACD186" w15:done="0"/>
  <w15:commentEx w15:paraId="7660DE18" w15:done="0"/>
  <w15:commentEx w15:paraId="2E6BB3E0" w15:done="0"/>
  <w15:commentEx w15:paraId="0159408E" w15:done="0"/>
  <w15:commentEx w15:paraId="38CBF8B0" w15:done="0"/>
  <w15:commentEx w15:paraId="060405C5" w15:done="0"/>
  <w15:commentEx w15:paraId="0AC1FC6F" w15:done="0"/>
  <w15:commentEx w15:paraId="3A9CCD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3DA86" w14:textId="77777777" w:rsidR="003555B5" w:rsidRDefault="003555B5" w:rsidP="0098236A">
      <w:r>
        <w:separator/>
      </w:r>
    </w:p>
  </w:endnote>
  <w:endnote w:type="continuationSeparator" w:id="0">
    <w:p w14:paraId="6DF241DF" w14:textId="77777777" w:rsidR="003555B5" w:rsidRDefault="003555B5"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1B297" w14:textId="77777777" w:rsidR="005D2F8A" w:rsidRDefault="005D2F8A">
    <w:pPr>
      <w:pStyle w:val="a4"/>
      <w:jc w:val="right"/>
    </w:pPr>
  </w:p>
  <w:p w14:paraId="2EAD4D62" w14:textId="77777777" w:rsidR="005D2F8A" w:rsidRDefault="005D2F8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Content>
      <w:p w14:paraId="120C2102" w14:textId="77777777" w:rsidR="005D2F8A" w:rsidRDefault="005D2F8A">
        <w:pPr>
          <w:pStyle w:val="a4"/>
          <w:jc w:val="right"/>
        </w:pPr>
        <w:r>
          <w:fldChar w:fldCharType="begin"/>
        </w:r>
        <w:r>
          <w:instrText>PAGE   \* MERGEFORMAT</w:instrText>
        </w:r>
        <w:r>
          <w:fldChar w:fldCharType="separate"/>
        </w:r>
        <w:r w:rsidR="00E4262F" w:rsidRPr="00E4262F">
          <w:rPr>
            <w:noProof/>
            <w:lang w:val="zh-CN"/>
          </w:rPr>
          <w:t>iv</w:t>
        </w:r>
        <w:r>
          <w:fldChar w:fldCharType="end"/>
        </w:r>
      </w:p>
    </w:sdtContent>
  </w:sdt>
  <w:p w14:paraId="765AF4F5" w14:textId="77777777" w:rsidR="005D2F8A" w:rsidRDefault="005D2F8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Content>
      <w:p w14:paraId="7BBF3EBA" w14:textId="77777777" w:rsidR="005D2F8A" w:rsidRDefault="005D2F8A">
        <w:pPr>
          <w:pStyle w:val="a4"/>
          <w:jc w:val="right"/>
        </w:pPr>
        <w:r>
          <w:fldChar w:fldCharType="begin"/>
        </w:r>
        <w:r>
          <w:instrText>PAGE   \* MERGEFORMAT</w:instrText>
        </w:r>
        <w:r>
          <w:fldChar w:fldCharType="separate"/>
        </w:r>
        <w:r w:rsidR="00E4262F" w:rsidRPr="00E4262F">
          <w:rPr>
            <w:noProof/>
            <w:lang w:val="zh-CN"/>
          </w:rPr>
          <w:t>17</w:t>
        </w:r>
        <w:r>
          <w:fldChar w:fldCharType="end"/>
        </w:r>
      </w:p>
    </w:sdtContent>
  </w:sdt>
  <w:p w14:paraId="72D6574F" w14:textId="77777777" w:rsidR="005D2F8A" w:rsidRDefault="005D2F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986AD" w14:textId="77777777" w:rsidR="003555B5" w:rsidRDefault="003555B5" w:rsidP="0098236A">
      <w:r>
        <w:separator/>
      </w:r>
    </w:p>
  </w:footnote>
  <w:footnote w:type="continuationSeparator" w:id="0">
    <w:p w14:paraId="15B09B0B" w14:textId="77777777" w:rsidR="003555B5" w:rsidRDefault="003555B5"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chao">
    <w15:presenceInfo w15:providerId="None" w15:userId="liuc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24320"/>
    <w:rsid w:val="00131DA6"/>
    <w:rsid w:val="001650D3"/>
    <w:rsid w:val="00166379"/>
    <w:rsid w:val="00171B63"/>
    <w:rsid w:val="001735E5"/>
    <w:rsid w:val="001803B7"/>
    <w:rsid w:val="0018331D"/>
    <w:rsid w:val="00195344"/>
    <w:rsid w:val="001A2D6F"/>
    <w:rsid w:val="001A35F6"/>
    <w:rsid w:val="001B00AA"/>
    <w:rsid w:val="001B6F2D"/>
    <w:rsid w:val="001C02A9"/>
    <w:rsid w:val="001C34DF"/>
    <w:rsid w:val="001D13D6"/>
    <w:rsid w:val="001D54DB"/>
    <w:rsid w:val="001F18F9"/>
    <w:rsid w:val="001F520F"/>
    <w:rsid w:val="002126C3"/>
    <w:rsid w:val="00217643"/>
    <w:rsid w:val="0022045E"/>
    <w:rsid w:val="00224FFA"/>
    <w:rsid w:val="00241A1B"/>
    <w:rsid w:val="00241B0D"/>
    <w:rsid w:val="00244AD1"/>
    <w:rsid w:val="002A289F"/>
    <w:rsid w:val="002A5069"/>
    <w:rsid w:val="002C4789"/>
    <w:rsid w:val="002E4DAD"/>
    <w:rsid w:val="002F5BCA"/>
    <w:rsid w:val="002F6EF4"/>
    <w:rsid w:val="00310326"/>
    <w:rsid w:val="003137A7"/>
    <w:rsid w:val="00320011"/>
    <w:rsid w:val="00346E6B"/>
    <w:rsid w:val="00353B6E"/>
    <w:rsid w:val="00354DCB"/>
    <w:rsid w:val="003555B5"/>
    <w:rsid w:val="00360DD3"/>
    <w:rsid w:val="00361BC3"/>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A4D20"/>
    <w:rsid w:val="004B607A"/>
    <w:rsid w:val="004C424F"/>
    <w:rsid w:val="004D472C"/>
    <w:rsid w:val="004D707D"/>
    <w:rsid w:val="0050401C"/>
    <w:rsid w:val="00532CBA"/>
    <w:rsid w:val="005348B8"/>
    <w:rsid w:val="00535A4F"/>
    <w:rsid w:val="005373A0"/>
    <w:rsid w:val="005449C4"/>
    <w:rsid w:val="005536E1"/>
    <w:rsid w:val="00554D8F"/>
    <w:rsid w:val="00564B35"/>
    <w:rsid w:val="00564B8E"/>
    <w:rsid w:val="00566124"/>
    <w:rsid w:val="00591BCB"/>
    <w:rsid w:val="00597238"/>
    <w:rsid w:val="005D248D"/>
    <w:rsid w:val="005D2F8A"/>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E7246"/>
    <w:rsid w:val="007F0107"/>
    <w:rsid w:val="007F1AB1"/>
    <w:rsid w:val="007F22AA"/>
    <w:rsid w:val="00801DF8"/>
    <w:rsid w:val="008033F4"/>
    <w:rsid w:val="0081308F"/>
    <w:rsid w:val="008355CC"/>
    <w:rsid w:val="00835B76"/>
    <w:rsid w:val="00854FAA"/>
    <w:rsid w:val="008660F7"/>
    <w:rsid w:val="00871FBC"/>
    <w:rsid w:val="00883E2E"/>
    <w:rsid w:val="0089205A"/>
    <w:rsid w:val="0089402B"/>
    <w:rsid w:val="008C779C"/>
    <w:rsid w:val="008D4C3A"/>
    <w:rsid w:val="008F04E3"/>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502"/>
    <w:rsid w:val="00A0405F"/>
    <w:rsid w:val="00A054D1"/>
    <w:rsid w:val="00A0553F"/>
    <w:rsid w:val="00A062AD"/>
    <w:rsid w:val="00A106F0"/>
    <w:rsid w:val="00A238D5"/>
    <w:rsid w:val="00A5737E"/>
    <w:rsid w:val="00A62116"/>
    <w:rsid w:val="00A83B7B"/>
    <w:rsid w:val="00A87A6C"/>
    <w:rsid w:val="00AA5530"/>
    <w:rsid w:val="00AA58E7"/>
    <w:rsid w:val="00AB1852"/>
    <w:rsid w:val="00AB4301"/>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D2AAB"/>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C6749"/>
    <w:rsid w:val="00CD4481"/>
    <w:rsid w:val="00CD4DA6"/>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4262F"/>
    <w:rsid w:val="00E765FC"/>
    <w:rsid w:val="00E81895"/>
    <w:rsid w:val="00E922D8"/>
    <w:rsid w:val="00E924F0"/>
    <w:rsid w:val="00EC630D"/>
    <w:rsid w:val="00F06E52"/>
    <w:rsid w:val="00F26D59"/>
    <w:rsid w:val="00F2736D"/>
    <w:rsid w:val="00F2749A"/>
    <w:rsid w:val="00F41BA9"/>
    <w:rsid w:val="00F46504"/>
    <w:rsid w:val="00F5401E"/>
    <w:rsid w:val="00F55954"/>
    <w:rsid w:val="00F609E8"/>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CBB93"/>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 w:type="character" w:styleId="ae">
    <w:name w:val="annotation reference"/>
    <w:basedOn w:val="a0"/>
    <w:uiPriority w:val="99"/>
    <w:semiHidden/>
    <w:unhideWhenUsed/>
    <w:rsid w:val="0089402B"/>
    <w:rPr>
      <w:sz w:val="21"/>
      <w:szCs w:val="21"/>
    </w:rPr>
  </w:style>
  <w:style w:type="paragraph" w:styleId="af">
    <w:name w:val="annotation text"/>
    <w:basedOn w:val="a"/>
    <w:link w:val="Char2"/>
    <w:uiPriority w:val="99"/>
    <w:semiHidden/>
    <w:unhideWhenUsed/>
    <w:rsid w:val="0089402B"/>
    <w:pPr>
      <w:jc w:val="left"/>
    </w:pPr>
  </w:style>
  <w:style w:type="character" w:customStyle="1" w:styleId="Char2">
    <w:name w:val="批注文字 Char"/>
    <w:basedOn w:val="a0"/>
    <w:link w:val="af"/>
    <w:uiPriority w:val="99"/>
    <w:semiHidden/>
    <w:rsid w:val="0089402B"/>
  </w:style>
  <w:style w:type="paragraph" w:styleId="af0">
    <w:name w:val="annotation subject"/>
    <w:basedOn w:val="af"/>
    <w:next w:val="af"/>
    <w:link w:val="Char3"/>
    <w:uiPriority w:val="99"/>
    <w:semiHidden/>
    <w:unhideWhenUsed/>
    <w:rsid w:val="0089402B"/>
    <w:rPr>
      <w:b/>
      <w:bCs/>
    </w:rPr>
  </w:style>
  <w:style w:type="character" w:customStyle="1" w:styleId="Char3">
    <w:name w:val="批注主题 Char"/>
    <w:basedOn w:val="Char2"/>
    <w:link w:val="af0"/>
    <w:uiPriority w:val="99"/>
    <w:semiHidden/>
    <w:rsid w:val="0089402B"/>
    <w:rPr>
      <w:b/>
      <w:bCs/>
    </w:rPr>
  </w:style>
  <w:style w:type="paragraph" w:styleId="af1">
    <w:name w:val="Balloon Text"/>
    <w:basedOn w:val="a"/>
    <w:link w:val="Char4"/>
    <w:uiPriority w:val="99"/>
    <w:semiHidden/>
    <w:unhideWhenUsed/>
    <w:rsid w:val="0089402B"/>
    <w:rPr>
      <w:sz w:val="18"/>
      <w:szCs w:val="18"/>
    </w:rPr>
  </w:style>
  <w:style w:type="character" w:customStyle="1" w:styleId="Char4">
    <w:name w:val="批注框文本 Char"/>
    <w:basedOn w:val="a0"/>
    <w:link w:val="af1"/>
    <w:uiPriority w:val="99"/>
    <w:semiHidden/>
    <w:rsid w:val="008940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lib.csdn.net/base/machinelearning" TargetMode="External"/><Relationship Id="rId26" Type="http://schemas.openxmlformats.org/officeDocument/2006/relationships/hyperlink" Target="https://academy.datastax.com/resources/apache-spark-streami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http://spark.apache.org/docs/latest/img/streaming-dstream-ops.png" TargetMode="External"/><Relationship Id="rId25" Type="http://schemas.openxmlformats.org/officeDocument/2006/relationships/hyperlink" Target="https://www.ibm.com/developerworks/cn/analytics/blog/analyze-social-media-data-real-time/index.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http://spark.apache.org/docs/latest/img/streaming-dstream.png" TargetMode="Externa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www.infoq.com/cn/articles/apache-spark-streaming" TargetMode="Externa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EC429-C48C-463C-9872-C5C79AC6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25</Pages>
  <Words>2512</Words>
  <Characters>14325</Characters>
  <Application>Microsoft Office Word</Application>
  <DocSecurity>0</DocSecurity>
  <Lines>119</Lines>
  <Paragraphs>33</Paragraphs>
  <ScaleCrop>false</ScaleCrop>
  <Company/>
  <LinksUpToDate>false</LinksUpToDate>
  <CharactersWithSpaces>16804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liuchao</cp:lastModifiedBy>
  <cp:revision>3</cp:revision>
  <dcterms:created xsi:type="dcterms:W3CDTF">2017-04-21T03:53:00Z</dcterms:created>
  <dcterms:modified xsi:type="dcterms:W3CDTF">2017-04-21T06:16:00Z</dcterms:modified>
</cp:coreProperties>
</file>